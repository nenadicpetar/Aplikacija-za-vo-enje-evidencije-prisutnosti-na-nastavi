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B8D50" w14:textId="4F3B7149" w:rsidR="00A85944" w:rsidRPr="00C82E68" w:rsidRDefault="00A85944" w:rsidP="00FC4686">
      <w:pPr>
        <w:pStyle w:val="Title"/>
      </w:pPr>
      <w:r w:rsidRPr="00C82E68">
        <w:t>SVEUČILIŠTE JOSIPA JURJA STROSSMAYERA U OSIJEKU</w:t>
      </w:r>
    </w:p>
    <w:p w14:paraId="07F91FA4" w14:textId="3675CDC5" w:rsidR="00A85944" w:rsidRPr="00C82E68" w:rsidRDefault="00A85944" w:rsidP="00FC4686">
      <w:pPr>
        <w:pStyle w:val="Title"/>
      </w:pPr>
      <w:r w:rsidRPr="00C82E68">
        <w:t>FAKULTET ELEKTROTEHNIKE, RAČUNARSTVA I</w:t>
      </w:r>
    </w:p>
    <w:p w14:paraId="671240B4" w14:textId="7A615505" w:rsidR="0083143C" w:rsidRPr="00C82E68" w:rsidRDefault="00A85944" w:rsidP="00FC4686">
      <w:pPr>
        <w:pStyle w:val="Title"/>
      </w:pPr>
      <w:r w:rsidRPr="00C82E68">
        <w:t>INFORMACIJSKIH TEHNOLOGIJA</w:t>
      </w:r>
      <w:r w:rsidR="00431A85" w:rsidRPr="00C82E68">
        <w:t xml:space="preserve"> </w:t>
      </w:r>
      <w:r w:rsidR="00883E5E" w:rsidRPr="00C82E68">
        <w:t>OSIJEK</w:t>
      </w:r>
    </w:p>
    <w:p w14:paraId="4249304D" w14:textId="77777777" w:rsidR="0083143C" w:rsidRPr="00C82E68" w:rsidRDefault="0083143C" w:rsidP="00E97F7B"/>
    <w:p w14:paraId="4F9E04E5" w14:textId="77777777" w:rsidR="00C65A9C" w:rsidRPr="00C82E68" w:rsidRDefault="00A85944" w:rsidP="00FC4686">
      <w:pPr>
        <w:pStyle w:val="Title"/>
      </w:pPr>
      <w:r w:rsidRPr="00C82E68">
        <w:t>Sveučilišni studij</w:t>
      </w:r>
    </w:p>
    <w:p w14:paraId="0CCEDDEE" w14:textId="2595CC01" w:rsidR="0083143C" w:rsidRPr="00C82E68" w:rsidRDefault="00C65A9C" w:rsidP="00FC4686">
      <w:pPr>
        <w:pStyle w:val="Title"/>
      </w:pPr>
      <w:r w:rsidRPr="00C82E68">
        <w:t>Smjer</w:t>
      </w:r>
      <w:r w:rsidR="00602059" w:rsidRPr="00C82E68">
        <w:t xml:space="preserve"> Računarstvo</w:t>
      </w:r>
    </w:p>
    <w:p w14:paraId="7724B2C6" w14:textId="77777777" w:rsidR="0083143C" w:rsidRPr="00C82E68" w:rsidRDefault="0083143C" w:rsidP="00E97F7B"/>
    <w:p w14:paraId="55EB426D" w14:textId="77777777" w:rsidR="00037F75" w:rsidRPr="00C82E68" w:rsidRDefault="00037F75" w:rsidP="00E97F7B"/>
    <w:p w14:paraId="3D602A09" w14:textId="77777777" w:rsidR="00037F75" w:rsidRPr="00C82E68" w:rsidRDefault="00037F75" w:rsidP="00E97F7B"/>
    <w:p w14:paraId="2D397E54" w14:textId="77777777" w:rsidR="0083143C" w:rsidRPr="00C82E68" w:rsidRDefault="0083143C" w:rsidP="00E97F7B"/>
    <w:p w14:paraId="11B014F1" w14:textId="77777777" w:rsidR="0083143C" w:rsidRPr="00C82E68" w:rsidRDefault="0083143C" w:rsidP="00E97F7B"/>
    <w:p w14:paraId="2B200C69" w14:textId="77777777" w:rsidR="0083143C" w:rsidRPr="00C82E68" w:rsidRDefault="0083143C" w:rsidP="00E97F7B"/>
    <w:p w14:paraId="0788EE17" w14:textId="0B5CD985" w:rsidR="00874737" w:rsidRPr="00C82E68" w:rsidRDefault="00602059" w:rsidP="00E97F7B">
      <w:pPr>
        <w:jc w:val="center"/>
        <w:rPr>
          <w:rStyle w:val="BookTitle"/>
        </w:rPr>
      </w:pPr>
      <w:r w:rsidRPr="00C82E68">
        <w:rPr>
          <w:rStyle w:val="BookTitle"/>
        </w:rPr>
        <w:t>IZRADA MOBILNE APLIKACIJE ZA VOĐENJE EVIDENCIJE PRISUTNOSTI NA NASTAVI</w:t>
      </w:r>
    </w:p>
    <w:p w14:paraId="2B22A8F2" w14:textId="21A91185" w:rsidR="0083143C" w:rsidRPr="00C82E68" w:rsidRDefault="00E97F7B" w:rsidP="00FC4686">
      <w:pPr>
        <w:pStyle w:val="Title"/>
      </w:pPr>
      <w:r w:rsidRPr="00C82E68">
        <w:t>Diplomski rad</w:t>
      </w:r>
    </w:p>
    <w:p w14:paraId="6BB8156B" w14:textId="77777777" w:rsidR="0083143C" w:rsidRPr="00C82E68" w:rsidRDefault="0083143C" w:rsidP="00E97F7B"/>
    <w:p w14:paraId="6552823E" w14:textId="77777777" w:rsidR="005A532A" w:rsidRPr="00C82E68" w:rsidRDefault="005A532A" w:rsidP="00E97F7B"/>
    <w:p w14:paraId="295B742B" w14:textId="77777777" w:rsidR="005A532A" w:rsidRPr="00C82E68" w:rsidRDefault="005A532A" w:rsidP="00E97F7B"/>
    <w:p w14:paraId="74D3782E" w14:textId="69E7AC65" w:rsidR="00A85944" w:rsidRPr="00C82E68" w:rsidRDefault="00602059" w:rsidP="00602059">
      <w:pPr>
        <w:pStyle w:val="Subtitle"/>
      </w:pPr>
      <w:r w:rsidRPr="00C82E68">
        <w:t>Petar Nenadić</w:t>
      </w:r>
    </w:p>
    <w:p w14:paraId="476CE88C" w14:textId="38221D4C" w:rsidR="00A85944" w:rsidRPr="00C82E68" w:rsidRDefault="00A85944" w:rsidP="00E97F7B"/>
    <w:p w14:paraId="0FCACFAB" w14:textId="728D8B8A" w:rsidR="00A85944" w:rsidRPr="00C82E68" w:rsidRDefault="00A85944" w:rsidP="00E97F7B"/>
    <w:p w14:paraId="19E011F9" w14:textId="77777777" w:rsidR="00A85944" w:rsidRPr="00C82E68" w:rsidRDefault="00A85944" w:rsidP="00E97F7B"/>
    <w:p w14:paraId="6914E66B" w14:textId="2B462BB9" w:rsidR="005A532A" w:rsidRPr="00C82E68" w:rsidRDefault="00A85944" w:rsidP="00FC4686">
      <w:pPr>
        <w:pStyle w:val="Title"/>
      </w:pPr>
      <w:r w:rsidRPr="00C82E68">
        <w:t xml:space="preserve">Osijek, </w:t>
      </w:r>
      <w:r w:rsidR="00602059" w:rsidRPr="00C82E68">
        <w:t>2022</w:t>
      </w:r>
      <w:r w:rsidRPr="00C82E68">
        <w:t>.</w:t>
      </w:r>
    </w:p>
    <w:p w14:paraId="5378E7FD" w14:textId="5D68C421" w:rsidR="00431A85" w:rsidRPr="00C82E68" w:rsidRDefault="00431A85" w:rsidP="00CE4BDD">
      <w:pPr>
        <w:pStyle w:val="Heading5"/>
      </w:pPr>
      <w:r w:rsidRPr="00C82E68">
        <w:lastRenderedPageBreak/>
        <w:t>SADRŽAJ</w:t>
      </w:r>
    </w:p>
    <w:p w14:paraId="147FFF13" w14:textId="0AA2C826" w:rsidR="00325AD7" w:rsidRDefault="00373C3B">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r w:rsidRPr="00C82E68">
        <w:rPr>
          <w:rFonts w:cs="Times New Roman"/>
          <w:b w:val="0"/>
          <w:bCs w:val="0"/>
          <w:i/>
          <w:iCs w:val="0"/>
        </w:rPr>
        <w:fldChar w:fldCharType="begin"/>
      </w:r>
      <w:r w:rsidRPr="00C82E68">
        <w:rPr>
          <w:rFonts w:cs="Times New Roman"/>
          <w:b w:val="0"/>
          <w:bCs w:val="0"/>
          <w:i/>
          <w:iCs w:val="0"/>
        </w:rPr>
        <w:instrText xml:space="preserve"> TOC \o "1-3" \h \z \u </w:instrText>
      </w:r>
      <w:r w:rsidRPr="00C82E68">
        <w:rPr>
          <w:rFonts w:cs="Times New Roman"/>
          <w:b w:val="0"/>
          <w:bCs w:val="0"/>
          <w:i/>
          <w:iCs w:val="0"/>
        </w:rPr>
        <w:fldChar w:fldCharType="separate"/>
      </w:r>
      <w:hyperlink w:anchor="_Toc119678531" w:history="1">
        <w:r w:rsidR="00325AD7" w:rsidRPr="00655DD1">
          <w:rPr>
            <w:rStyle w:val="Hyperlink"/>
            <w:noProof/>
          </w:rPr>
          <w:t>1. UVOD</w:t>
        </w:r>
        <w:r w:rsidR="00325AD7">
          <w:rPr>
            <w:noProof/>
            <w:webHidden/>
          </w:rPr>
          <w:tab/>
        </w:r>
        <w:r w:rsidR="00325AD7">
          <w:rPr>
            <w:noProof/>
            <w:webHidden/>
          </w:rPr>
          <w:fldChar w:fldCharType="begin"/>
        </w:r>
        <w:r w:rsidR="00325AD7">
          <w:rPr>
            <w:noProof/>
            <w:webHidden/>
          </w:rPr>
          <w:instrText xml:space="preserve"> PAGEREF _Toc119678531 \h </w:instrText>
        </w:r>
        <w:r w:rsidR="00325AD7">
          <w:rPr>
            <w:noProof/>
            <w:webHidden/>
          </w:rPr>
        </w:r>
        <w:r w:rsidR="00325AD7">
          <w:rPr>
            <w:noProof/>
            <w:webHidden/>
          </w:rPr>
          <w:fldChar w:fldCharType="separate"/>
        </w:r>
        <w:r w:rsidR="00325AD7">
          <w:rPr>
            <w:noProof/>
            <w:webHidden/>
          </w:rPr>
          <w:t>1</w:t>
        </w:r>
        <w:r w:rsidR="00325AD7">
          <w:rPr>
            <w:noProof/>
            <w:webHidden/>
          </w:rPr>
          <w:fldChar w:fldCharType="end"/>
        </w:r>
      </w:hyperlink>
    </w:p>
    <w:p w14:paraId="0D692D95" w14:textId="30CFA3D9"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2" w:history="1">
        <w:r w:rsidR="00325AD7" w:rsidRPr="00655DD1">
          <w:rPr>
            <w:rStyle w:val="Hyperlink"/>
            <w:noProof/>
          </w:rPr>
          <w:t>1.1. Zadatak diplomskog rada</w:t>
        </w:r>
        <w:r w:rsidR="00325AD7">
          <w:rPr>
            <w:noProof/>
            <w:webHidden/>
          </w:rPr>
          <w:tab/>
        </w:r>
        <w:r w:rsidR="00325AD7">
          <w:rPr>
            <w:noProof/>
            <w:webHidden/>
          </w:rPr>
          <w:fldChar w:fldCharType="begin"/>
        </w:r>
        <w:r w:rsidR="00325AD7">
          <w:rPr>
            <w:noProof/>
            <w:webHidden/>
          </w:rPr>
          <w:instrText xml:space="preserve"> PAGEREF _Toc119678532 \h </w:instrText>
        </w:r>
        <w:r w:rsidR="00325AD7">
          <w:rPr>
            <w:noProof/>
            <w:webHidden/>
          </w:rPr>
        </w:r>
        <w:r w:rsidR="00325AD7">
          <w:rPr>
            <w:noProof/>
            <w:webHidden/>
          </w:rPr>
          <w:fldChar w:fldCharType="separate"/>
        </w:r>
        <w:r w:rsidR="00325AD7">
          <w:rPr>
            <w:noProof/>
            <w:webHidden/>
          </w:rPr>
          <w:t>2</w:t>
        </w:r>
        <w:r w:rsidR="00325AD7">
          <w:rPr>
            <w:noProof/>
            <w:webHidden/>
          </w:rPr>
          <w:fldChar w:fldCharType="end"/>
        </w:r>
      </w:hyperlink>
    </w:p>
    <w:p w14:paraId="17067104" w14:textId="3D43C039"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3" w:history="1">
        <w:r w:rsidR="00325AD7" w:rsidRPr="00655DD1">
          <w:rPr>
            <w:rStyle w:val="Hyperlink"/>
            <w:noProof/>
          </w:rPr>
          <w:t>1.2. Pregled sličnih aplikacija</w:t>
        </w:r>
        <w:r w:rsidR="00325AD7">
          <w:rPr>
            <w:noProof/>
            <w:webHidden/>
          </w:rPr>
          <w:tab/>
        </w:r>
        <w:r w:rsidR="00325AD7">
          <w:rPr>
            <w:noProof/>
            <w:webHidden/>
          </w:rPr>
          <w:fldChar w:fldCharType="begin"/>
        </w:r>
        <w:r w:rsidR="00325AD7">
          <w:rPr>
            <w:noProof/>
            <w:webHidden/>
          </w:rPr>
          <w:instrText xml:space="preserve"> PAGEREF _Toc119678533 \h </w:instrText>
        </w:r>
        <w:r w:rsidR="00325AD7">
          <w:rPr>
            <w:noProof/>
            <w:webHidden/>
          </w:rPr>
        </w:r>
        <w:r w:rsidR="00325AD7">
          <w:rPr>
            <w:noProof/>
            <w:webHidden/>
          </w:rPr>
          <w:fldChar w:fldCharType="separate"/>
        </w:r>
        <w:r w:rsidR="00325AD7">
          <w:rPr>
            <w:noProof/>
            <w:webHidden/>
          </w:rPr>
          <w:t>3</w:t>
        </w:r>
        <w:r w:rsidR="00325AD7">
          <w:rPr>
            <w:noProof/>
            <w:webHidden/>
          </w:rPr>
          <w:fldChar w:fldCharType="end"/>
        </w:r>
      </w:hyperlink>
    </w:p>
    <w:p w14:paraId="6D2A6FA8" w14:textId="68D6E2EA"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34" w:history="1">
        <w:r w:rsidR="00325AD7" w:rsidRPr="00655DD1">
          <w:rPr>
            <w:rStyle w:val="Hyperlink"/>
            <w:noProof/>
          </w:rPr>
          <w:t>2. PREGLED UPOTRIJEBLJENIH TEHNOLOGIJA</w:t>
        </w:r>
        <w:r w:rsidR="00325AD7">
          <w:rPr>
            <w:noProof/>
            <w:webHidden/>
          </w:rPr>
          <w:tab/>
        </w:r>
        <w:r w:rsidR="00325AD7">
          <w:rPr>
            <w:noProof/>
            <w:webHidden/>
          </w:rPr>
          <w:fldChar w:fldCharType="begin"/>
        </w:r>
        <w:r w:rsidR="00325AD7">
          <w:rPr>
            <w:noProof/>
            <w:webHidden/>
          </w:rPr>
          <w:instrText xml:space="preserve"> PAGEREF _Toc119678534 \h </w:instrText>
        </w:r>
        <w:r w:rsidR="00325AD7">
          <w:rPr>
            <w:noProof/>
            <w:webHidden/>
          </w:rPr>
        </w:r>
        <w:r w:rsidR="00325AD7">
          <w:rPr>
            <w:noProof/>
            <w:webHidden/>
          </w:rPr>
          <w:fldChar w:fldCharType="separate"/>
        </w:r>
        <w:r w:rsidR="00325AD7">
          <w:rPr>
            <w:noProof/>
            <w:webHidden/>
          </w:rPr>
          <w:t>6</w:t>
        </w:r>
        <w:r w:rsidR="00325AD7">
          <w:rPr>
            <w:noProof/>
            <w:webHidden/>
          </w:rPr>
          <w:fldChar w:fldCharType="end"/>
        </w:r>
      </w:hyperlink>
    </w:p>
    <w:p w14:paraId="100A6BA2" w14:textId="410BA3CD"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5" w:history="1">
        <w:r w:rsidR="00325AD7" w:rsidRPr="00655DD1">
          <w:rPr>
            <w:rStyle w:val="Hyperlink"/>
            <w:noProof/>
          </w:rPr>
          <w:t>2.1. Operacijski sustav Android</w:t>
        </w:r>
        <w:r w:rsidR="00325AD7">
          <w:rPr>
            <w:noProof/>
            <w:webHidden/>
          </w:rPr>
          <w:tab/>
        </w:r>
        <w:r w:rsidR="00325AD7">
          <w:rPr>
            <w:noProof/>
            <w:webHidden/>
          </w:rPr>
          <w:fldChar w:fldCharType="begin"/>
        </w:r>
        <w:r w:rsidR="00325AD7">
          <w:rPr>
            <w:noProof/>
            <w:webHidden/>
          </w:rPr>
          <w:instrText xml:space="preserve"> PAGEREF _Toc119678535 \h </w:instrText>
        </w:r>
        <w:r w:rsidR="00325AD7">
          <w:rPr>
            <w:noProof/>
            <w:webHidden/>
          </w:rPr>
        </w:r>
        <w:r w:rsidR="00325AD7">
          <w:rPr>
            <w:noProof/>
            <w:webHidden/>
          </w:rPr>
          <w:fldChar w:fldCharType="separate"/>
        </w:r>
        <w:r w:rsidR="00325AD7">
          <w:rPr>
            <w:noProof/>
            <w:webHidden/>
          </w:rPr>
          <w:t>6</w:t>
        </w:r>
        <w:r w:rsidR="00325AD7">
          <w:rPr>
            <w:noProof/>
            <w:webHidden/>
          </w:rPr>
          <w:fldChar w:fldCharType="end"/>
        </w:r>
      </w:hyperlink>
    </w:p>
    <w:p w14:paraId="7ACFD308" w14:textId="31138832"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6" w:history="1">
        <w:r w:rsidR="00325AD7" w:rsidRPr="00655DD1">
          <w:rPr>
            <w:rStyle w:val="Hyperlink"/>
            <w:noProof/>
          </w:rPr>
          <w:t>2.2. Android Studio</w:t>
        </w:r>
        <w:r w:rsidR="00325AD7">
          <w:rPr>
            <w:noProof/>
            <w:webHidden/>
          </w:rPr>
          <w:tab/>
        </w:r>
        <w:r w:rsidR="00325AD7">
          <w:rPr>
            <w:noProof/>
            <w:webHidden/>
          </w:rPr>
          <w:fldChar w:fldCharType="begin"/>
        </w:r>
        <w:r w:rsidR="00325AD7">
          <w:rPr>
            <w:noProof/>
            <w:webHidden/>
          </w:rPr>
          <w:instrText xml:space="preserve"> PAGEREF _Toc119678536 \h </w:instrText>
        </w:r>
        <w:r w:rsidR="00325AD7">
          <w:rPr>
            <w:noProof/>
            <w:webHidden/>
          </w:rPr>
        </w:r>
        <w:r w:rsidR="00325AD7">
          <w:rPr>
            <w:noProof/>
            <w:webHidden/>
          </w:rPr>
          <w:fldChar w:fldCharType="separate"/>
        </w:r>
        <w:r w:rsidR="00325AD7">
          <w:rPr>
            <w:noProof/>
            <w:webHidden/>
          </w:rPr>
          <w:t>7</w:t>
        </w:r>
        <w:r w:rsidR="00325AD7">
          <w:rPr>
            <w:noProof/>
            <w:webHidden/>
          </w:rPr>
          <w:fldChar w:fldCharType="end"/>
        </w:r>
      </w:hyperlink>
    </w:p>
    <w:p w14:paraId="11DFC80E" w14:textId="277BBBD0"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7" w:history="1">
        <w:r w:rsidR="00325AD7" w:rsidRPr="00655DD1">
          <w:rPr>
            <w:rStyle w:val="Hyperlink"/>
            <w:noProof/>
          </w:rPr>
          <w:t>2.3. Kotlin</w:t>
        </w:r>
        <w:r w:rsidR="00325AD7">
          <w:rPr>
            <w:noProof/>
            <w:webHidden/>
          </w:rPr>
          <w:tab/>
        </w:r>
        <w:r w:rsidR="00325AD7">
          <w:rPr>
            <w:noProof/>
            <w:webHidden/>
          </w:rPr>
          <w:fldChar w:fldCharType="begin"/>
        </w:r>
        <w:r w:rsidR="00325AD7">
          <w:rPr>
            <w:noProof/>
            <w:webHidden/>
          </w:rPr>
          <w:instrText xml:space="preserve"> PAGEREF _Toc119678537 \h </w:instrText>
        </w:r>
        <w:r w:rsidR="00325AD7">
          <w:rPr>
            <w:noProof/>
            <w:webHidden/>
          </w:rPr>
        </w:r>
        <w:r w:rsidR="00325AD7">
          <w:rPr>
            <w:noProof/>
            <w:webHidden/>
          </w:rPr>
          <w:fldChar w:fldCharType="separate"/>
        </w:r>
        <w:r w:rsidR="00325AD7">
          <w:rPr>
            <w:noProof/>
            <w:webHidden/>
          </w:rPr>
          <w:t>8</w:t>
        </w:r>
        <w:r w:rsidR="00325AD7">
          <w:rPr>
            <w:noProof/>
            <w:webHidden/>
          </w:rPr>
          <w:fldChar w:fldCharType="end"/>
        </w:r>
      </w:hyperlink>
    </w:p>
    <w:p w14:paraId="510A7529" w14:textId="29AE4A0D"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8" w:history="1">
        <w:r w:rsidR="00325AD7" w:rsidRPr="00655DD1">
          <w:rPr>
            <w:rStyle w:val="Hyperlink"/>
            <w:noProof/>
          </w:rPr>
          <w:t>2.4. XML</w:t>
        </w:r>
        <w:r w:rsidR="00325AD7">
          <w:rPr>
            <w:noProof/>
            <w:webHidden/>
          </w:rPr>
          <w:tab/>
        </w:r>
        <w:r w:rsidR="00325AD7">
          <w:rPr>
            <w:noProof/>
            <w:webHidden/>
          </w:rPr>
          <w:fldChar w:fldCharType="begin"/>
        </w:r>
        <w:r w:rsidR="00325AD7">
          <w:rPr>
            <w:noProof/>
            <w:webHidden/>
          </w:rPr>
          <w:instrText xml:space="preserve"> PAGEREF _Toc119678538 \h </w:instrText>
        </w:r>
        <w:r w:rsidR="00325AD7">
          <w:rPr>
            <w:noProof/>
            <w:webHidden/>
          </w:rPr>
        </w:r>
        <w:r w:rsidR="00325AD7">
          <w:rPr>
            <w:noProof/>
            <w:webHidden/>
          </w:rPr>
          <w:fldChar w:fldCharType="separate"/>
        </w:r>
        <w:r w:rsidR="00325AD7">
          <w:rPr>
            <w:noProof/>
            <w:webHidden/>
          </w:rPr>
          <w:t>9</w:t>
        </w:r>
        <w:r w:rsidR="00325AD7">
          <w:rPr>
            <w:noProof/>
            <w:webHidden/>
          </w:rPr>
          <w:fldChar w:fldCharType="end"/>
        </w:r>
      </w:hyperlink>
    </w:p>
    <w:p w14:paraId="193D88F4" w14:textId="450D0F78"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39" w:history="1">
        <w:r w:rsidR="00325AD7" w:rsidRPr="00655DD1">
          <w:rPr>
            <w:rStyle w:val="Hyperlink"/>
            <w:noProof/>
          </w:rPr>
          <w:t>2.5. Firebase</w:t>
        </w:r>
        <w:r w:rsidR="00325AD7">
          <w:rPr>
            <w:noProof/>
            <w:webHidden/>
          </w:rPr>
          <w:tab/>
        </w:r>
        <w:r w:rsidR="00325AD7">
          <w:rPr>
            <w:noProof/>
            <w:webHidden/>
          </w:rPr>
          <w:fldChar w:fldCharType="begin"/>
        </w:r>
        <w:r w:rsidR="00325AD7">
          <w:rPr>
            <w:noProof/>
            <w:webHidden/>
          </w:rPr>
          <w:instrText xml:space="preserve"> PAGEREF _Toc119678539 \h </w:instrText>
        </w:r>
        <w:r w:rsidR="00325AD7">
          <w:rPr>
            <w:noProof/>
            <w:webHidden/>
          </w:rPr>
        </w:r>
        <w:r w:rsidR="00325AD7">
          <w:rPr>
            <w:noProof/>
            <w:webHidden/>
          </w:rPr>
          <w:fldChar w:fldCharType="separate"/>
        </w:r>
        <w:r w:rsidR="00325AD7">
          <w:rPr>
            <w:noProof/>
            <w:webHidden/>
          </w:rPr>
          <w:t>10</w:t>
        </w:r>
        <w:r w:rsidR="00325AD7">
          <w:rPr>
            <w:noProof/>
            <w:webHidden/>
          </w:rPr>
          <w:fldChar w:fldCharType="end"/>
        </w:r>
      </w:hyperlink>
    </w:p>
    <w:p w14:paraId="68BBB10F" w14:textId="6BF3780A"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0" w:history="1">
        <w:r w:rsidR="00325AD7" w:rsidRPr="00655DD1">
          <w:rPr>
            <w:rStyle w:val="Hyperlink"/>
            <w:noProof/>
          </w:rPr>
          <w:t>2.6. Senzori i kamera</w:t>
        </w:r>
        <w:r w:rsidR="00325AD7">
          <w:rPr>
            <w:noProof/>
            <w:webHidden/>
          </w:rPr>
          <w:tab/>
        </w:r>
        <w:r w:rsidR="00325AD7">
          <w:rPr>
            <w:noProof/>
            <w:webHidden/>
          </w:rPr>
          <w:fldChar w:fldCharType="begin"/>
        </w:r>
        <w:r w:rsidR="00325AD7">
          <w:rPr>
            <w:noProof/>
            <w:webHidden/>
          </w:rPr>
          <w:instrText xml:space="preserve"> PAGEREF _Toc119678540 \h </w:instrText>
        </w:r>
        <w:r w:rsidR="00325AD7">
          <w:rPr>
            <w:noProof/>
            <w:webHidden/>
          </w:rPr>
        </w:r>
        <w:r w:rsidR="00325AD7">
          <w:rPr>
            <w:noProof/>
            <w:webHidden/>
          </w:rPr>
          <w:fldChar w:fldCharType="separate"/>
        </w:r>
        <w:r w:rsidR="00325AD7">
          <w:rPr>
            <w:noProof/>
            <w:webHidden/>
          </w:rPr>
          <w:t>11</w:t>
        </w:r>
        <w:r w:rsidR="00325AD7">
          <w:rPr>
            <w:noProof/>
            <w:webHidden/>
          </w:rPr>
          <w:fldChar w:fldCharType="end"/>
        </w:r>
      </w:hyperlink>
    </w:p>
    <w:p w14:paraId="0384840A" w14:textId="31DE878F"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1" w:history="1">
        <w:r w:rsidR="00325AD7" w:rsidRPr="00655DD1">
          <w:rPr>
            <w:rStyle w:val="Hyperlink"/>
            <w:noProof/>
          </w:rPr>
          <w:t>2.7. AES algoritam za enkripciju</w:t>
        </w:r>
        <w:r w:rsidR="00325AD7">
          <w:rPr>
            <w:noProof/>
            <w:webHidden/>
          </w:rPr>
          <w:tab/>
        </w:r>
        <w:r w:rsidR="00325AD7">
          <w:rPr>
            <w:noProof/>
            <w:webHidden/>
          </w:rPr>
          <w:fldChar w:fldCharType="begin"/>
        </w:r>
        <w:r w:rsidR="00325AD7">
          <w:rPr>
            <w:noProof/>
            <w:webHidden/>
          </w:rPr>
          <w:instrText xml:space="preserve"> PAGEREF _Toc119678541 \h </w:instrText>
        </w:r>
        <w:r w:rsidR="00325AD7">
          <w:rPr>
            <w:noProof/>
            <w:webHidden/>
          </w:rPr>
        </w:r>
        <w:r w:rsidR="00325AD7">
          <w:rPr>
            <w:noProof/>
            <w:webHidden/>
          </w:rPr>
          <w:fldChar w:fldCharType="separate"/>
        </w:r>
        <w:r w:rsidR="00325AD7">
          <w:rPr>
            <w:noProof/>
            <w:webHidden/>
          </w:rPr>
          <w:t>12</w:t>
        </w:r>
        <w:r w:rsidR="00325AD7">
          <w:rPr>
            <w:noProof/>
            <w:webHidden/>
          </w:rPr>
          <w:fldChar w:fldCharType="end"/>
        </w:r>
      </w:hyperlink>
    </w:p>
    <w:p w14:paraId="0DCA2337" w14:textId="62E0074A"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42" w:history="1">
        <w:r w:rsidR="00325AD7" w:rsidRPr="00655DD1">
          <w:rPr>
            <w:rStyle w:val="Hyperlink"/>
            <w:noProof/>
          </w:rPr>
          <w:t>3. RAZVOJ APLIKACIJE ZA VOĐENJE EVIDENCIJE PRISUTNOSTI NA NASTAVI</w:t>
        </w:r>
        <w:r w:rsidR="00325AD7">
          <w:rPr>
            <w:noProof/>
            <w:webHidden/>
          </w:rPr>
          <w:tab/>
        </w:r>
        <w:r w:rsidR="00325AD7">
          <w:rPr>
            <w:noProof/>
            <w:webHidden/>
          </w:rPr>
          <w:fldChar w:fldCharType="begin"/>
        </w:r>
        <w:r w:rsidR="00325AD7">
          <w:rPr>
            <w:noProof/>
            <w:webHidden/>
          </w:rPr>
          <w:instrText xml:space="preserve"> PAGEREF _Toc119678542 \h </w:instrText>
        </w:r>
        <w:r w:rsidR="00325AD7">
          <w:rPr>
            <w:noProof/>
            <w:webHidden/>
          </w:rPr>
        </w:r>
        <w:r w:rsidR="00325AD7">
          <w:rPr>
            <w:noProof/>
            <w:webHidden/>
          </w:rPr>
          <w:fldChar w:fldCharType="separate"/>
        </w:r>
        <w:r w:rsidR="00325AD7">
          <w:rPr>
            <w:noProof/>
            <w:webHidden/>
          </w:rPr>
          <w:t>13</w:t>
        </w:r>
        <w:r w:rsidR="00325AD7">
          <w:rPr>
            <w:noProof/>
            <w:webHidden/>
          </w:rPr>
          <w:fldChar w:fldCharType="end"/>
        </w:r>
      </w:hyperlink>
    </w:p>
    <w:p w14:paraId="1EB5B592" w14:textId="22BDBCFB"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3" w:history="1">
        <w:r w:rsidR="00325AD7" w:rsidRPr="00655DD1">
          <w:rPr>
            <w:rStyle w:val="Hyperlink"/>
            <w:noProof/>
          </w:rPr>
          <w:t>3.1. Korisnički zahtjevi</w:t>
        </w:r>
        <w:r w:rsidR="00325AD7">
          <w:rPr>
            <w:noProof/>
            <w:webHidden/>
          </w:rPr>
          <w:tab/>
        </w:r>
        <w:r w:rsidR="00325AD7">
          <w:rPr>
            <w:noProof/>
            <w:webHidden/>
          </w:rPr>
          <w:fldChar w:fldCharType="begin"/>
        </w:r>
        <w:r w:rsidR="00325AD7">
          <w:rPr>
            <w:noProof/>
            <w:webHidden/>
          </w:rPr>
          <w:instrText xml:space="preserve"> PAGEREF _Toc119678543 \h </w:instrText>
        </w:r>
        <w:r w:rsidR="00325AD7">
          <w:rPr>
            <w:noProof/>
            <w:webHidden/>
          </w:rPr>
        </w:r>
        <w:r w:rsidR="00325AD7">
          <w:rPr>
            <w:noProof/>
            <w:webHidden/>
          </w:rPr>
          <w:fldChar w:fldCharType="separate"/>
        </w:r>
        <w:r w:rsidR="00325AD7">
          <w:rPr>
            <w:noProof/>
            <w:webHidden/>
          </w:rPr>
          <w:t>13</w:t>
        </w:r>
        <w:r w:rsidR="00325AD7">
          <w:rPr>
            <w:noProof/>
            <w:webHidden/>
          </w:rPr>
          <w:fldChar w:fldCharType="end"/>
        </w:r>
      </w:hyperlink>
    </w:p>
    <w:p w14:paraId="3C036B8B" w14:textId="58BC5CCB"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4" w:history="1">
        <w:r w:rsidR="00325AD7" w:rsidRPr="00655DD1">
          <w:rPr>
            <w:rStyle w:val="Hyperlink"/>
            <w:noProof/>
          </w:rPr>
          <w:t>3.2. Dijagram toka</w:t>
        </w:r>
        <w:r w:rsidR="00325AD7">
          <w:rPr>
            <w:noProof/>
            <w:webHidden/>
          </w:rPr>
          <w:tab/>
        </w:r>
        <w:r w:rsidR="00325AD7">
          <w:rPr>
            <w:noProof/>
            <w:webHidden/>
          </w:rPr>
          <w:fldChar w:fldCharType="begin"/>
        </w:r>
        <w:r w:rsidR="00325AD7">
          <w:rPr>
            <w:noProof/>
            <w:webHidden/>
          </w:rPr>
          <w:instrText xml:space="preserve"> PAGEREF _Toc119678544 \h </w:instrText>
        </w:r>
        <w:r w:rsidR="00325AD7">
          <w:rPr>
            <w:noProof/>
            <w:webHidden/>
          </w:rPr>
        </w:r>
        <w:r w:rsidR="00325AD7">
          <w:rPr>
            <w:noProof/>
            <w:webHidden/>
          </w:rPr>
          <w:fldChar w:fldCharType="separate"/>
        </w:r>
        <w:r w:rsidR="00325AD7">
          <w:rPr>
            <w:noProof/>
            <w:webHidden/>
          </w:rPr>
          <w:t>14</w:t>
        </w:r>
        <w:r w:rsidR="00325AD7">
          <w:rPr>
            <w:noProof/>
            <w:webHidden/>
          </w:rPr>
          <w:fldChar w:fldCharType="end"/>
        </w:r>
      </w:hyperlink>
    </w:p>
    <w:p w14:paraId="6A41949A" w14:textId="6830029F"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5" w:history="1">
        <w:r w:rsidR="00325AD7" w:rsidRPr="00655DD1">
          <w:rPr>
            <w:rStyle w:val="Hyperlink"/>
            <w:noProof/>
          </w:rPr>
          <w:t>3.3. Arhitekturalni dizajn sustava</w:t>
        </w:r>
        <w:r w:rsidR="00325AD7">
          <w:rPr>
            <w:noProof/>
            <w:webHidden/>
          </w:rPr>
          <w:tab/>
        </w:r>
        <w:r w:rsidR="00325AD7">
          <w:rPr>
            <w:noProof/>
            <w:webHidden/>
          </w:rPr>
          <w:fldChar w:fldCharType="begin"/>
        </w:r>
        <w:r w:rsidR="00325AD7">
          <w:rPr>
            <w:noProof/>
            <w:webHidden/>
          </w:rPr>
          <w:instrText xml:space="preserve"> PAGEREF _Toc119678545 \h </w:instrText>
        </w:r>
        <w:r w:rsidR="00325AD7">
          <w:rPr>
            <w:noProof/>
            <w:webHidden/>
          </w:rPr>
        </w:r>
        <w:r w:rsidR="00325AD7">
          <w:rPr>
            <w:noProof/>
            <w:webHidden/>
          </w:rPr>
          <w:fldChar w:fldCharType="separate"/>
        </w:r>
        <w:r w:rsidR="00325AD7">
          <w:rPr>
            <w:noProof/>
            <w:webHidden/>
          </w:rPr>
          <w:t>16</w:t>
        </w:r>
        <w:r w:rsidR="00325AD7">
          <w:rPr>
            <w:noProof/>
            <w:webHidden/>
          </w:rPr>
          <w:fldChar w:fldCharType="end"/>
        </w:r>
      </w:hyperlink>
    </w:p>
    <w:p w14:paraId="70EEC15E" w14:textId="63E4949F"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46" w:history="1">
        <w:r w:rsidR="00325AD7" w:rsidRPr="00655DD1">
          <w:rPr>
            <w:rStyle w:val="Hyperlink"/>
            <w:noProof/>
          </w:rPr>
          <w:t>4. IMPLEMENTACIJA PROGRAMSKOG RJEŠENJA</w:t>
        </w:r>
        <w:r w:rsidR="00325AD7">
          <w:rPr>
            <w:noProof/>
            <w:webHidden/>
          </w:rPr>
          <w:tab/>
        </w:r>
        <w:r w:rsidR="00325AD7">
          <w:rPr>
            <w:noProof/>
            <w:webHidden/>
          </w:rPr>
          <w:fldChar w:fldCharType="begin"/>
        </w:r>
        <w:r w:rsidR="00325AD7">
          <w:rPr>
            <w:noProof/>
            <w:webHidden/>
          </w:rPr>
          <w:instrText xml:space="preserve"> PAGEREF _Toc119678546 \h </w:instrText>
        </w:r>
        <w:r w:rsidR="00325AD7">
          <w:rPr>
            <w:noProof/>
            <w:webHidden/>
          </w:rPr>
        </w:r>
        <w:r w:rsidR="00325AD7">
          <w:rPr>
            <w:noProof/>
            <w:webHidden/>
          </w:rPr>
          <w:fldChar w:fldCharType="separate"/>
        </w:r>
        <w:r w:rsidR="00325AD7">
          <w:rPr>
            <w:noProof/>
            <w:webHidden/>
          </w:rPr>
          <w:t>18</w:t>
        </w:r>
        <w:r w:rsidR="00325AD7">
          <w:rPr>
            <w:noProof/>
            <w:webHidden/>
          </w:rPr>
          <w:fldChar w:fldCharType="end"/>
        </w:r>
      </w:hyperlink>
    </w:p>
    <w:p w14:paraId="127D22CB" w14:textId="18C510A1"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7" w:history="1">
        <w:r w:rsidR="00325AD7" w:rsidRPr="00655DD1">
          <w:rPr>
            <w:rStyle w:val="Hyperlink"/>
            <w:noProof/>
          </w:rPr>
          <w:t>4.1. Dodavanje ovisnosti</w:t>
        </w:r>
        <w:r w:rsidR="00325AD7">
          <w:rPr>
            <w:noProof/>
            <w:webHidden/>
          </w:rPr>
          <w:tab/>
        </w:r>
        <w:r w:rsidR="00325AD7">
          <w:rPr>
            <w:noProof/>
            <w:webHidden/>
          </w:rPr>
          <w:fldChar w:fldCharType="begin"/>
        </w:r>
        <w:r w:rsidR="00325AD7">
          <w:rPr>
            <w:noProof/>
            <w:webHidden/>
          </w:rPr>
          <w:instrText xml:space="preserve"> PAGEREF _Toc119678547 \h </w:instrText>
        </w:r>
        <w:r w:rsidR="00325AD7">
          <w:rPr>
            <w:noProof/>
            <w:webHidden/>
          </w:rPr>
        </w:r>
        <w:r w:rsidR="00325AD7">
          <w:rPr>
            <w:noProof/>
            <w:webHidden/>
          </w:rPr>
          <w:fldChar w:fldCharType="separate"/>
        </w:r>
        <w:r w:rsidR="00325AD7">
          <w:rPr>
            <w:noProof/>
            <w:webHidden/>
          </w:rPr>
          <w:t>20</w:t>
        </w:r>
        <w:r w:rsidR="00325AD7">
          <w:rPr>
            <w:noProof/>
            <w:webHidden/>
          </w:rPr>
          <w:fldChar w:fldCharType="end"/>
        </w:r>
      </w:hyperlink>
    </w:p>
    <w:p w14:paraId="65AC9219" w14:textId="1DF94F88"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8" w:history="1">
        <w:r w:rsidR="00325AD7" w:rsidRPr="00655DD1">
          <w:rPr>
            <w:rStyle w:val="Hyperlink"/>
            <w:noProof/>
          </w:rPr>
          <w:t>4.2. Struktura projekta</w:t>
        </w:r>
        <w:r w:rsidR="00325AD7">
          <w:rPr>
            <w:noProof/>
            <w:webHidden/>
          </w:rPr>
          <w:tab/>
        </w:r>
        <w:r w:rsidR="00325AD7">
          <w:rPr>
            <w:noProof/>
            <w:webHidden/>
          </w:rPr>
          <w:fldChar w:fldCharType="begin"/>
        </w:r>
        <w:r w:rsidR="00325AD7">
          <w:rPr>
            <w:noProof/>
            <w:webHidden/>
          </w:rPr>
          <w:instrText xml:space="preserve"> PAGEREF _Toc119678548 \h </w:instrText>
        </w:r>
        <w:r w:rsidR="00325AD7">
          <w:rPr>
            <w:noProof/>
            <w:webHidden/>
          </w:rPr>
        </w:r>
        <w:r w:rsidR="00325AD7">
          <w:rPr>
            <w:noProof/>
            <w:webHidden/>
          </w:rPr>
          <w:fldChar w:fldCharType="separate"/>
        </w:r>
        <w:r w:rsidR="00325AD7">
          <w:rPr>
            <w:noProof/>
            <w:webHidden/>
          </w:rPr>
          <w:t>20</w:t>
        </w:r>
        <w:r w:rsidR="00325AD7">
          <w:rPr>
            <w:noProof/>
            <w:webHidden/>
          </w:rPr>
          <w:fldChar w:fldCharType="end"/>
        </w:r>
      </w:hyperlink>
    </w:p>
    <w:p w14:paraId="286DA672" w14:textId="38E2342F"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49" w:history="1">
        <w:r w:rsidR="00325AD7" w:rsidRPr="00655DD1">
          <w:rPr>
            <w:rStyle w:val="Hyperlink"/>
            <w:noProof/>
          </w:rPr>
          <w:t>4.3. Aplikacija za studente</w:t>
        </w:r>
        <w:r w:rsidR="00325AD7">
          <w:rPr>
            <w:noProof/>
            <w:webHidden/>
          </w:rPr>
          <w:tab/>
        </w:r>
        <w:r w:rsidR="00325AD7">
          <w:rPr>
            <w:noProof/>
            <w:webHidden/>
          </w:rPr>
          <w:fldChar w:fldCharType="begin"/>
        </w:r>
        <w:r w:rsidR="00325AD7">
          <w:rPr>
            <w:noProof/>
            <w:webHidden/>
          </w:rPr>
          <w:instrText xml:space="preserve"> PAGEREF _Toc119678549 \h </w:instrText>
        </w:r>
        <w:r w:rsidR="00325AD7">
          <w:rPr>
            <w:noProof/>
            <w:webHidden/>
          </w:rPr>
        </w:r>
        <w:r w:rsidR="00325AD7">
          <w:rPr>
            <w:noProof/>
            <w:webHidden/>
          </w:rPr>
          <w:fldChar w:fldCharType="separate"/>
        </w:r>
        <w:r w:rsidR="00325AD7">
          <w:rPr>
            <w:noProof/>
            <w:webHidden/>
          </w:rPr>
          <w:t>23</w:t>
        </w:r>
        <w:r w:rsidR="00325AD7">
          <w:rPr>
            <w:noProof/>
            <w:webHidden/>
          </w:rPr>
          <w:fldChar w:fldCharType="end"/>
        </w:r>
      </w:hyperlink>
    </w:p>
    <w:p w14:paraId="11972355" w14:textId="31BFD0BE"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50" w:history="1">
        <w:r w:rsidR="00325AD7" w:rsidRPr="00655DD1">
          <w:rPr>
            <w:rStyle w:val="Hyperlink"/>
            <w:noProof/>
          </w:rPr>
          <w:t>4.4. Aplikacija za profesore</w:t>
        </w:r>
        <w:r w:rsidR="00325AD7">
          <w:rPr>
            <w:noProof/>
            <w:webHidden/>
          </w:rPr>
          <w:tab/>
        </w:r>
        <w:r w:rsidR="00325AD7">
          <w:rPr>
            <w:noProof/>
            <w:webHidden/>
          </w:rPr>
          <w:fldChar w:fldCharType="begin"/>
        </w:r>
        <w:r w:rsidR="00325AD7">
          <w:rPr>
            <w:noProof/>
            <w:webHidden/>
          </w:rPr>
          <w:instrText xml:space="preserve"> PAGEREF _Toc119678550 \h </w:instrText>
        </w:r>
        <w:r w:rsidR="00325AD7">
          <w:rPr>
            <w:noProof/>
            <w:webHidden/>
          </w:rPr>
        </w:r>
        <w:r w:rsidR="00325AD7">
          <w:rPr>
            <w:noProof/>
            <w:webHidden/>
          </w:rPr>
          <w:fldChar w:fldCharType="separate"/>
        </w:r>
        <w:r w:rsidR="00325AD7">
          <w:rPr>
            <w:noProof/>
            <w:webHidden/>
          </w:rPr>
          <w:t>32</w:t>
        </w:r>
        <w:r w:rsidR="00325AD7">
          <w:rPr>
            <w:noProof/>
            <w:webHidden/>
          </w:rPr>
          <w:fldChar w:fldCharType="end"/>
        </w:r>
      </w:hyperlink>
    </w:p>
    <w:p w14:paraId="6E332508" w14:textId="04F5FE3E" w:rsidR="00325AD7" w:rsidRDefault="00115171">
      <w:pPr>
        <w:pStyle w:val="TOC2"/>
        <w:tabs>
          <w:tab w:val="right" w:leader="dot" w:pos="9344"/>
        </w:tabs>
        <w:rPr>
          <w:rFonts w:asciiTheme="minorHAnsi" w:eastAsiaTheme="minorEastAsia" w:hAnsiTheme="minorHAnsi" w:cstheme="minorBidi"/>
          <w:b w:val="0"/>
          <w:bCs w:val="0"/>
          <w:noProof/>
          <w:color w:val="auto"/>
          <w:lang w:eastAsia="hr-HR"/>
        </w:rPr>
      </w:pPr>
      <w:hyperlink w:anchor="_Toc119678551" w:history="1">
        <w:r w:rsidR="00325AD7" w:rsidRPr="00655DD1">
          <w:rPr>
            <w:rStyle w:val="Hyperlink"/>
            <w:noProof/>
          </w:rPr>
          <w:t>4.5. Testiranje aplikacija</w:t>
        </w:r>
        <w:r w:rsidR="00325AD7">
          <w:rPr>
            <w:noProof/>
            <w:webHidden/>
          </w:rPr>
          <w:tab/>
        </w:r>
        <w:r w:rsidR="00325AD7">
          <w:rPr>
            <w:noProof/>
            <w:webHidden/>
          </w:rPr>
          <w:fldChar w:fldCharType="begin"/>
        </w:r>
        <w:r w:rsidR="00325AD7">
          <w:rPr>
            <w:noProof/>
            <w:webHidden/>
          </w:rPr>
          <w:instrText xml:space="preserve"> PAGEREF _Toc119678551 \h </w:instrText>
        </w:r>
        <w:r w:rsidR="00325AD7">
          <w:rPr>
            <w:noProof/>
            <w:webHidden/>
          </w:rPr>
        </w:r>
        <w:r w:rsidR="00325AD7">
          <w:rPr>
            <w:noProof/>
            <w:webHidden/>
          </w:rPr>
          <w:fldChar w:fldCharType="separate"/>
        </w:r>
        <w:r w:rsidR="00325AD7">
          <w:rPr>
            <w:noProof/>
            <w:webHidden/>
          </w:rPr>
          <w:t>42</w:t>
        </w:r>
        <w:r w:rsidR="00325AD7">
          <w:rPr>
            <w:noProof/>
            <w:webHidden/>
          </w:rPr>
          <w:fldChar w:fldCharType="end"/>
        </w:r>
      </w:hyperlink>
    </w:p>
    <w:p w14:paraId="3B2083BD" w14:textId="5A9B17E6"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52" w:history="1">
        <w:r w:rsidR="00325AD7" w:rsidRPr="00655DD1">
          <w:rPr>
            <w:rStyle w:val="Hyperlink"/>
            <w:noProof/>
          </w:rPr>
          <w:t>5. Zaključak</w:t>
        </w:r>
        <w:r w:rsidR="00325AD7">
          <w:rPr>
            <w:noProof/>
            <w:webHidden/>
          </w:rPr>
          <w:tab/>
        </w:r>
        <w:r w:rsidR="00325AD7">
          <w:rPr>
            <w:noProof/>
            <w:webHidden/>
          </w:rPr>
          <w:fldChar w:fldCharType="begin"/>
        </w:r>
        <w:r w:rsidR="00325AD7">
          <w:rPr>
            <w:noProof/>
            <w:webHidden/>
          </w:rPr>
          <w:instrText xml:space="preserve"> PAGEREF _Toc119678552 \h </w:instrText>
        </w:r>
        <w:r w:rsidR="00325AD7">
          <w:rPr>
            <w:noProof/>
            <w:webHidden/>
          </w:rPr>
        </w:r>
        <w:r w:rsidR="00325AD7">
          <w:rPr>
            <w:noProof/>
            <w:webHidden/>
          </w:rPr>
          <w:fldChar w:fldCharType="separate"/>
        </w:r>
        <w:r w:rsidR="00325AD7">
          <w:rPr>
            <w:noProof/>
            <w:webHidden/>
          </w:rPr>
          <w:t>43</w:t>
        </w:r>
        <w:r w:rsidR="00325AD7">
          <w:rPr>
            <w:noProof/>
            <w:webHidden/>
          </w:rPr>
          <w:fldChar w:fldCharType="end"/>
        </w:r>
      </w:hyperlink>
    </w:p>
    <w:p w14:paraId="696ACFC9" w14:textId="050E4FAE"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53" w:history="1">
        <w:r w:rsidR="00325AD7" w:rsidRPr="00655DD1">
          <w:rPr>
            <w:rStyle w:val="Hyperlink"/>
            <w:noProof/>
          </w:rPr>
          <w:t>LITERATURA</w:t>
        </w:r>
        <w:r w:rsidR="00325AD7">
          <w:rPr>
            <w:noProof/>
            <w:webHidden/>
          </w:rPr>
          <w:tab/>
        </w:r>
        <w:r w:rsidR="00325AD7">
          <w:rPr>
            <w:noProof/>
            <w:webHidden/>
          </w:rPr>
          <w:fldChar w:fldCharType="begin"/>
        </w:r>
        <w:r w:rsidR="00325AD7">
          <w:rPr>
            <w:noProof/>
            <w:webHidden/>
          </w:rPr>
          <w:instrText xml:space="preserve"> PAGEREF _Toc119678553 \h </w:instrText>
        </w:r>
        <w:r w:rsidR="00325AD7">
          <w:rPr>
            <w:noProof/>
            <w:webHidden/>
          </w:rPr>
        </w:r>
        <w:r w:rsidR="00325AD7">
          <w:rPr>
            <w:noProof/>
            <w:webHidden/>
          </w:rPr>
          <w:fldChar w:fldCharType="separate"/>
        </w:r>
        <w:r w:rsidR="00325AD7">
          <w:rPr>
            <w:noProof/>
            <w:webHidden/>
          </w:rPr>
          <w:t>44</w:t>
        </w:r>
        <w:r w:rsidR="00325AD7">
          <w:rPr>
            <w:noProof/>
            <w:webHidden/>
          </w:rPr>
          <w:fldChar w:fldCharType="end"/>
        </w:r>
      </w:hyperlink>
    </w:p>
    <w:p w14:paraId="41B241F6" w14:textId="0353BCEE"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54" w:history="1">
        <w:r w:rsidR="00325AD7" w:rsidRPr="00655DD1">
          <w:rPr>
            <w:rStyle w:val="Hyperlink"/>
            <w:noProof/>
          </w:rPr>
          <w:t>SAŽETAK</w:t>
        </w:r>
        <w:r w:rsidR="00325AD7">
          <w:rPr>
            <w:noProof/>
            <w:webHidden/>
          </w:rPr>
          <w:tab/>
        </w:r>
        <w:r w:rsidR="00325AD7">
          <w:rPr>
            <w:noProof/>
            <w:webHidden/>
          </w:rPr>
          <w:fldChar w:fldCharType="begin"/>
        </w:r>
        <w:r w:rsidR="00325AD7">
          <w:rPr>
            <w:noProof/>
            <w:webHidden/>
          </w:rPr>
          <w:instrText xml:space="preserve"> PAGEREF _Toc119678554 \h </w:instrText>
        </w:r>
        <w:r w:rsidR="00325AD7">
          <w:rPr>
            <w:noProof/>
            <w:webHidden/>
          </w:rPr>
        </w:r>
        <w:r w:rsidR="00325AD7">
          <w:rPr>
            <w:noProof/>
            <w:webHidden/>
          </w:rPr>
          <w:fldChar w:fldCharType="separate"/>
        </w:r>
        <w:r w:rsidR="00325AD7">
          <w:rPr>
            <w:noProof/>
            <w:webHidden/>
          </w:rPr>
          <w:t>46</w:t>
        </w:r>
        <w:r w:rsidR="00325AD7">
          <w:rPr>
            <w:noProof/>
            <w:webHidden/>
          </w:rPr>
          <w:fldChar w:fldCharType="end"/>
        </w:r>
      </w:hyperlink>
    </w:p>
    <w:p w14:paraId="6E996271" w14:textId="0FD35385"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55" w:history="1">
        <w:r w:rsidR="00325AD7" w:rsidRPr="00655DD1">
          <w:rPr>
            <w:rStyle w:val="Hyperlink"/>
            <w:noProof/>
          </w:rPr>
          <w:t>ABSTRACT</w:t>
        </w:r>
        <w:r w:rsidR="00325AD7">
          <w:rPr>
            <w:noProof/>
            <w:webHidden/>
          </w:rPr>
          <w:tab/>
        </w:r>
        <w:r w:rsidR="00325AD7">
          <w:rPr>
            <w:noProof/>
            <w:webHidden/>
          </w:rPr>
          <w:fldChar w:fldCharType="begin"/>
        </w:r>
        <w:r w:rsidR="00325AD7">
          <w:rPr>
            <w:noProof/>
            <w:webHidden/>
          </w:rPr>
          <w:instrText xml:space="preserve"> PAGEREF _Toc119678555 \h </w:instrText>
        </w:r>
        <w:r w:rsidR="00325AD7">
          <w:rPr>
            <w:noProof/>
            <w:webHidden/>
          </w:rPr>
        </w:r>
        <w:r w:rsidR="00325AD7">
          <w:rPr>
            <w:noProof/>
            <w:webHidden/>
          </w:rPr>
          <w:fldChar w:fldCharType="separate"/>
        </w:r>
        <w:r w:rsidR="00325AD7">
          <w:rPr>
            <w:noProof/>
            <w:webHidden/>
          </w:rPr>
          <w:t>47</w:t>
        </w:r>
        <w:r w:rsidR="00325AD7">
          <w:rPr>
            <w:noProof/>
            <w:webHidden/>
          </w:rPr>
          <w:fldChar w:fldCharType="end"/>
        </w:r>
      </w:hyperlink>
    </w:p>
    <w:p w14:paraId="0D626E5B" w14:textId="5B7835F6"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56" w:history="1">
        <w:r w:rsidR="00325AD7" w:rsidRPr="00655DD1">
          <w:rPr>
            <w:rStyle w:val="Hyperlink"/>
            <w:noProof/>
          </w:rPr>
          <w:t>ŽIVOTOPIS</w:t>
        </w:r>
        <w:r w:rsidR="00325AD7">
          <w:rPr>
            <w:noProof/>
            <w:webHidden/>
          </w:rPr>
          <w:tab/>
        </w:r>
        <w:r w:rsidR="00325AD7">
          <w:rPr>
            <w:noProof/>
            <w:webHidden/>
          </w:rPr>
          <w:fldChar w:fldCharType="begin"/>
        </w:r>
        <w:r w:rsidR="00325AD7">
          <w:rPr>
            <w:noProof/>
            <w:webHidden/>
          </w:rPr>
          <w:instrText xml:space="preserve"> PAGEREF _Toc119678556 \h </w:instrText>
        </w:r>
        <w:r w:rsidR="00325AD7">
          <w:rPr>
            <w:noProof/>
            <w:webHidden/>
          </w:rPr>
        </w:r>
        <w:r w:rsidR="00325AD7">
          <w:rPr>
            <w:noProof/>
            <w:webHidden/>
          </w:rPr>
          <w:fldChar w:fldCharType="separate"/>
        </w:r>
        <w:r w:rsidR="00325AD7">
          <w:rPr>
            <w:noProof/>
            <w:webHidden/>
          </w:rPr>
          <w:t>48</w:t>
        </w:r>
        <w:r w:rsidR="00325AD7">
          <w:rPr>
            <w:noProof/>
            <w:webHidden/>
          </w:rPr>
          <w:fldChar w:fldCharType="end"/>
        </w:r>
      </w:hyperlink>
    </w:p>
    <w:p w14:paraId="143062B7" w14:textId="11DF8608" w:rsidR="00325AD7" w:rsidRDefault="00115171">
      <w:pPr>
        <w:pStyle w:val="TOC1"/>
        <w:tabs>
          <w:tab w:val="right" w:leader="dot" w:pos="9344"/>
        </w:tabs>
        <w:rPr>
          <w:rFonts w:asciiTheme="minorHAnsi" w:eastAsiaTheme="minorEastAsia" w:hAnsiTheme="minorHAnsi" w:cstheme="minorBidi"/>
          <w:b w:val="0"/>
          <w:bCs w:val="0"/>
          <w:iCs w:val="0"/>
          <w:noProof/>
          <w:color w:val="auto"/>
          <w:sz w:val="22"/>
          <w:szCs w:val="22"/>
          <w:lang w:eastAsia="hr-HR"/>
        </w:rPr>
      </w:pPr>
      <w:hyperlink w:anchor="_Toc119678557" w:history="1">
        <w:r w:rsidR="00325AD7" w:rsidRPr="00655DD1">
          <w:rPr>
            <w:rStyle w:val="Hyperlink"/>
            <w:noProof/>
          </w:rPr>
          <w:t>PRILOZI</w:t>
        </w:r>
        <w:r w:rsidR="00325AD7">
          <w:rPr>
            <w:noProof/>
            <w:webHidden/>
          </w:rPr>
          <w:tab/>
        </w:r>
        <w:r w:rsidR="00325AD7">
          <w:rPr>
            <w:noProof/>
            <w:webHidden/>
          </w:rPr>
          <w:fldChar w:fldCharType="begin"/>
        </w:r>
        <w:r w:rsidR="00325AD7">
          <w:rPr>
            <w:noProof/>
            <w:webHidden/>
          </w:rPr>
          <w:instrText xml:space="preserve"> PAGEREF _Toc119678557 \h </w:instrText>
        </w:r>
        <w:r w:rsidR="00325AD7">
          <w:rPr>
            <w:noProof/>
            <w:webHidden/>
          </w:rPr>
        </w:r>
        <w:r w:rsidR="00325AD7">
          <w:rPr>
            <w:noProof/>
            <w:webHidden/>
          </w:rPr>
          <w:fldChar w:fldCharType="separate"/>
        </w:r>
        <w:r w:rsidR="00325AD7">
          <w:rPr>
            <w:noProof/>
            <w:webHidden/>
          </w:rPr>
          <w:t>49</w:t>
        </w:r>
        <w:r w:rsidR="00325AD7">
          <w:rPr>
            <w:noProof/>
            <w:webHidden/>
          </w:rPr>
          <w:fldChar w:fldCharType="end"/>
        </w:r>
      </w:hyperlink>
    </w:p>
    <w:p w14:paraId="61D89400" w14:textId="291E8FD1" w:rsidR="005A532A" w:rsidRPr="00C82E68" w:rsidRDefault="00373C3B" w:rsidP="00AF338D">
      <w:pPr>
        <w:sectPr w:rsidR="005A532A" w:rsidRPr="00C82E68" w:rsidSect="00C762FB">
          <w:pgSz w:w="11906" w:h="16838"/>
          <w:pgMar w:top="1418" w:right="1134" w:bottom="1418" w:left="1418" w:header="709" w:footer="1094" w:gutter="0"/>
          <w:cols w:space="708"/>
          <w:docGrid w:linePitch="360"/>
        </w:sectPr>
      </w:pPr>
      <w:r w:rsidRPr="00C82E68">
        <w:rPr>
          <w:b/>
          <w:bCs/>
          <w:i/>
          <w:iCs/>
          <w:color w:val="000000" w:themeColor="text1"/>
          <w:szCs w:val="24"/>
        </w:rPr>
        <w:fldChar w:fldCharType="end"/>
      </w:r>
    </w:p>
    <w:p w14:paraId="4CB2AAE0" w14:textId="64D682DD" w:rsidR="009D53E2" w:rsidRPr="00C82E68" w:rsidRDefault="00431A85" w:rsidP="00CE4BDD">
      <w:pPr>
        <w:pStyle w:val="Heading1"/>
      </w:pPr>
      <w:bookmarkStart w:id="0" w:name="_Toc119678531"/>
      <w:r w:rsidRPr="00C82E68">
        <w:lastRenderedPageBreak/>
        <w:t>UVOD</w:t>
      </w:r>
      <w:bookmarkEnd w:id="0"/>
    </w:p>
    <w:p w14:paraId="12EEB049" w14:textId="66A606B5" w:rsidR="001B20E4" w:rsidRPr="00C82E68" w:rsidRDefault="001B20E4" w:rsidP="00AF338D">
      <w:r w:rsidRPr="00C82E68">
        <w:t>Evidentiranje prisutnosti na nastavi često zahtijeva puno vremena, i sklono je ljudskim greškama i čestim zabilježavanjem netočnih podataka. Također, praćenje prisutnosti po studentu može biti zamoran proces zato što zahtijeva neku vrstu priručnika za praćenje dana prisutnosti. Pojavom pametnih uređaja</w:t>
      </w:r>
      <w:r w:rsidR="005D0BEA" w:rsidRPr="00C82E68">
        <w:t>, koji su jako zgodni za korištenje, ovaj proces se može u potpunosti automatizirati korištenjem prave tehnologije.</w:t>
      </w:r>
    </w:p>
    <w:p w14:paraId="084B5A91" w14:textId="67DB98DA" w:rsidR="005D0BEA" w:rsidRPr="00C82E68" w:rsidRDefault="00C65A9C" w:rsidP="00AF338D">
      <w:r w:rsidRPr="00C82E68">
        <w:t xml:space="preserve">Glavni cilj ovog diplomskog rada je razviti aplikaciju </w:t>
      </w:r>
      <w:r w:rsidR="006A4E92" w:rsidRPr="00C82E68">
        <w:t>b</w:t>
      </w:r>
      <w:r w:rsidRPr="00C82E68">
        <w:t>aziranu na operativnom sustavu Android</w:t>
      </w:r>
      <w:r w:rsidR="006A4E92" w:rsidRPr="00C82E68">
        <w:t xml:space="preserve"> koja će ispuniti današnje standarde i zahtjeve korisnika. Za izradu ovog rada koriste se znanja stečena tijekom studiranja na Fakultetu elektrotehnike, računarstva i informacijskih tehnologija u Osijeku.</w:t>
      </w:r>
    </w:p>
    <w:p w14:paraId="236B0B9E" w14:textId="5664A4BF" w:rsidR="00AE05DB" w:rsidRDefault="006A4E92" w:rsidP="00AF338D">
      <w:r w:rsidRPr="00C82E68">
        <w:t>Ovaj dokument je sastavljen od dva dijela: teorijski i praktični dio. U teorijskom dijelu navodit će se i objasniti izbori tehnologije korištene za izradu ove aplikacije.</w:t>
      </w:r>
      <w:r w:rsidR="00AE05DB">
        <w:t xml:space="preserve"> Drugo poglavlje, koje nosi naslov </w:t>
      </w:r>
      <w:r w:rsidR="00AE05DB">
        <w:rPr>
          <w:i/>
        </w:rPr>
        <w:t>„Pregled upotrijebljenih tehnologija“</w:t>
      </w:r>
      <w:r w:rsidR="00AE05DB">
        <w:t xml:space="preserve"> sadrži opis svih tehnologija koje su upotrijebljene za izradu aplikacije. Bit će opisani:</w:t>
      </w:r>
    </w:p>
    <w:p w14:paraId="6E1111B8" w14:textId="6F7B8814" w:rsidR="00AE05DB" w:rsidRDefault="00AE05DB" w:rsidP="00AE05DB">
      <w:pPr>
        <w:pStyle w:val="ListParagraph"/>
        <w:numPr>
          <w:ilvl w:val="0"/>
          <w:numId w:val="46"/>
        </w:numPr>
      </w:pPr>
      <w:r>
        <w:t>Operacijski sustav Android</w:t>
      </w:r>
    </w:p>
    <w:p w14:paraId="7120613F" w14:textId="184DA828" w:rsidR="00AE05DB" w:rsidRDefault="00AE05DB" w:rsidP="00AE05DB">
      <w:pPr>
        <w:pStyle w:val="ListParagraph"/>
        <w:numPr>
          <w:ilvl w:val="0"/>
          <w:numId w:val="46"/>
        </w:numPr>
      </w:pPr>
      <w:r>
        <w:t>Android Studio</w:t>
      </w:r>
    </w:p>
    <w:p w14:paraId="258AF2CF" w14:textId="7407FEBD" w:rsidR="00AE05DB" w:rsidRDefault="00AE05DB" w:rsidP="00AE05DB">
      <w:pPr>
        <w:pStyle w:val="ListParagraph"/>
        <w:numPr>
          <w:ilvl w:val="0"/>
          <w:numId w:val="46"/>
        </w:numPr>
      </w:pPr>
      <w:r>
        <w:t>Kotlin</w:t>
      </w:r>
    </w:p>
    <w:p w14:paraId="71C48049" w14:textId="64066CBD" w:rsidR="00AE05DB" w:rsidRDefault="00AE05DB" w:rsidP="00AE05DB">
      <w:pPr>
        <w:pStyle w:val="ListParagraph"/>
        <w:numPr>
          <w:ilvl w:val="0"/>
          <w:numId w:val="46"/>
        </w:numPr>
      </w:pPr>
      <w:r>
        <w:t>XML</w:t>
      </w:r>
    </w:p>
    <w:p w14:paraId="658677B5" w14:textId="5B967FD5" w:rsidR="00AE05DB" w:rsidRDefault="00AE05DB" w:rsidP="00AE05DB">
      <w:pPr>
        <w:pStyle w:val="ListParagraph"/>
        <w:numPr>
          <w:ilvl w:val="0"/>
          <w:numId w:val="46"/>
        </w:numPr>
      </w:pPr>
      <w:r>
        <w:t>Firebase</w:t>
      </w:r>
    </w:p>
    <w:p w14:paraId="37B2FB53" w14:textId="5665736A" w:rsidR="00AE05DB" w:rsidRDefault="00AE05DB" w:rsidP="00AE05DB">
      <w:pPr>
        <w:pStyle w:val="ListParagraph"/>
        <w:numPr>
          <w:ilvl w:val="0"/>
          <w:numId w:val="46"/>
        </w:numPr>
      </w:pPr>
      <w:r>
        <w:t>Senzori i kamera</w:t>
      </w:r>
    </w:p>
    <w:p w14:paraId="0D09969B" w14:textId="28B48409" w:rsidR="00AE05DB" w:rsidRDefault="00AE05DB" w:rsidP="00AE05DB">
      <w:pPr>
        <w:pStyle w:val="ListParagraph"/>
        <w:numPr>
          <w:ilvl w:val="0"/>
          <w:numId w:val="46"/>
        </w:numPr>
      </w:pPr>
      <w:r>
        <w:t>AES algoritam za enkripciju</w:t>
      </w:r>
    </w:p>
    <w:p w14:paraId="0E296263" w14:textId="3F230156" w:rsidR="00AE05DB" w:rsidRPr="00AE05DB" w:rsidRDefault="00AE05DB" w:rsidP="00AE05DB">
      <w:r>
        <w:t xml:space="preserve">Treće poglavlje, koje nosi naslov </w:t>
      </w:r>
      <w:r>
        <w:rPr>
          <w:i/>
        </w:rPr>
        <w:t>„Razvoj aplikacije za vođenje evidencije prisutnosti“,</w:t>
      </w:r>
      <w:r>
        <w:t xml:space="preserve"> sadržavat će opisane korisničke zahtjeve na aplikaciju, dijagram toka, te arhitekturalni dizajn sustava. </w:t>
      </w:r>
    </w:p>
    <w:p w14:paraId="7BF84C31" w14:textId="158113F9" w:rsidR="00531620" w:rsidRPr="00114A24" w:rsidRDefault="006A4E92" w:rsidP="00AF338D">
      <w:r w:rsidRPr="00C82E68">
        <w:t xml:space="preserve">U praktičnom dijelu, bit će opisan </w:t>
      </w:r>
      <w:r w:rsidR="005C7635">
        <w:t xml:space="preserve">rad </w:t>
      </w:r>
      <w:r w:rsidRPr="00C82E68">
        <w:t>aplikacije.</w:t>
      </w:r>
      <w:r w:rsidR="00AE05DB">
        <w:t xml:space="preserve"> Praktični dio aplikacije sastoji se od poglavlja koje nosi naziv </w:t>
      </w:r>
      <w:r w:rsidR="00AE05DB" w:rsidRPr="00AE05DB">
        <w:rPr>
          <w:i/>
        </w:rPr>
        <w:t>„</w:t>
      </w:r>
      <w:r w:rsidR="00AE05DB">
        <w:rPr>
          <w:i/>
        </w:rPr>
        <w:t>Implementacija programskog rješenja</w:t>
      </w:r>
      <w:r w:rsidR="00AE05DB" w:rsidRPr="00AE05DB">
        <w:rPr>
          <w:i/>
        </w:rPr>
        <w:t>“</w:t>
      </w:r>
      <w:r w:rsidR="00AE05DB">
        <w:t>.</w:t>
      </w:r>
      <w:r w:rsidR="00E91D36">
        <w:t xml:space="preserve"> U ovom poglavlju će biti opisan rad aplikacije kroz četiri potpoglavlja.</w:t>
      </w:r>
      <w:r w:rsidR="00AE05DB">
        <w:t xml:space="preserve"> </w:t>
      </w:r>
      <w:r w:rsidR="008E60A8">
        <w:t>Prije navođenja potpoglavlja,</w:t>
      </w:r>
      <w:r w:rsidR="00E91D36">
        <w:t xml:space="preserve"> bit će opisano kreiranje novog projekta u Android Studiju.</w:t>
      </w:r>
      <w:r w:rsidR="00AE05DB">
        <w:t xml:space="preserve"> Prvo potpoglavlje, naziva </w:t>
      </w:r>
      <w:r w:rsidR="00AE05DB">
        <w:rPr>
          <w:i/>
        </w:rPr>
        <w:t>„Dodavanje ovisnosti“</w:t>
      </w:r>
      <w:r w:rsidR="00E91D36">
        <w:t>,</w:t>
      </w:r>
      <w:r w:rsidR="00AE05DB" w:rsidRPr="00E91D36">
        <w:t xml:space="preserve"> </w:t>
      </w:r>
      <w:r w:rsidR="00AE05DB">
        <w:t xml:space="preserve">opisuje </w:t>
      </w:r>
      <w:r w:rsidR="00E91D36">
        <w:t xml:space="preserve">ovisnosti za programski jezik Kotlin koje su potrebne za izradu aplikacije. Drugo poglavlje, </w:t>
      </w:r>
      <w:r w:rsidR="00E91D36">
        <w:rPr>
          <w:i/>
        </w:rPr>
        <w:t>„Struktura projekta“</w:t>
      </w:r>
      <w:r w:rsidR="00E91D36">
        <w:t xml:space="preserve">, opisivat će sadržaj projekta, dozvole koje je potrebno unijeti u </w:t>
      </w:r>
      <w:r w:rsidR="00E91D36">
        <w:rPr>
          <w:i/>
        </w:rPr>
        <w:t xml:space="preserve">AndroidManifest.xml </w:t>
      </w:r>
      <w:r w:rsidR="00E91D36">
        <w:t xml:space="preserve">datoteku kako bi aplikacija dobila pristup svim potrebnim funkcijama. Također će biti opisan unos </w:t>
      </w:r>
      <w:r w:rsidR="00E91D36">
        <w:lastRenderedPageBreak/>
        <w:t>najčešće korištenih elemenata u XML-u</w:t>
      </w:r>
      <w:r w:rsidR="00114A24">
        <w:t xml:space="preserve">, kao što su </w:t>
      </w:r>
      <w:r w:rsidR="00114A24">
        <w:rPr>
          <w:i/>
        </w:rPr>
        <w:t>ImageView</w:t>
      </w:r>
      <w:r w:rsidR="00114A24">
        <w:t>,</w:t>
      </w:r>
      <w:r w:rsidR="00114A24">
        <w:rPr>
          <w:i/>
        </w:rPr>
        <w:t xml:space="preserve"> TextView </w:t>
      </w:r>
      <w:r w:rsidR="00114A24">
        <w:t xml:space="preserve">i </w:t>
      </w:r>
      <w:r w:rsidR="00114A24">
        <w:rPr>
          <w:i/>
        </w:rPr>
        <w:t>button</w:t>
      </w:r>
      <w:r w:rsidR="00114A24">
        <w:t xml:space="preserve">. Naposljetku, bit će opisano dodavanje API ključa za komunikaciju između pametnog uređaja i </w:t>
      </w:r>
      <w:r w:rsidR="00114A24" w:rsidRPr="00114A24">
        <w:rPr>
          <w:i/>
        </w:rPr>
        <w:t>Firebase</w:t>
      </w:r>
      <w:r w:rsidR="00114A24">
        <w:t xml:space="preserve">-a. Treće i četvrto potpoglavlje, naslova </w:t>
      </w:r>
      <w:r w:rsidR="00114A24" w:rsidRPr="00114A24">
        <w:rPr>
          <w:i/>
        </w:rPr>
        <w:t>„</w:t>
      </w:r>
      <w:r w:rsidR="00114A24">
        <w:rPr>
          <w:i/>
        </w:rPr>
        <w:t>Aplikacija za studente</w:t>
      </w:r>
      <w:r w:rsidR="00114A24" w:rsidRPr="00114A24">
        <w:rPr>
          <w:i/>
        </w:rPr>
        <w:t>“</w:t>
      </w:r>
      <w:r w:rsidR="00114A24">
        <w:rPr>
          <w:i/>
        </w:rPr>
        <w:t xml:space="preserve"> </w:t>
      </w:r>
      <w:r w:rsidR="00114A24">
        <w:t xml:space="preserve">i </w:t>
      </w:r>
      <w:r w:rsidR="00114A24">
        <w:rPr>
          <w:i/>
        </w:rPr>
        <w:t>„Aplikacija za profesore“</w:t>
      </w:r>
      <w:r w:rsidR="00114A24">
        <w:t>, će sadržavati detaljno opisane upute</w:t>
      </w:r>
      <w:r w:rsidR="00C12665">
        <w:t xml:space="preserve"> </w:t>
      </w:r>
      <w:r w:rsidR="00114A24">
        <w:t xml:space="preserve">za rad s aplikacijama. </w:t>
      </w:r>
    </w:p>
    <w:p w14:paraId="34F95706" w14:textId="77777777" w:rsidR="00531620" w:rsidRPr="00C82E68" w:rsidRDefault="00531620" w:rsidP="00AF338D"/>
    <w:p w14:paraId="0D8BDCAA" w14:textId="03AF34E3" w:rsidR="005A532A" w:rsidRPr="00C82E68" w:rsidRDefault="00071A2E" w:rsidP="00DC5294">
      <w:pPr>
        <w:pStyle w:val="Heading2"/>
      </w:pPr>
      <w:bookmarkStart w:id="1" w:name="_Toc119678532"/>
      <w:r w:rsidRPr="00C82E68">
        <w:t>Zadatak diplomskog rada</w:t>
      </w:r>
      <w:bookmarkEnd w:id="1"/>
    </w:p>
    <w:p w14:paraId="155019BD" w14:textId="462759C3" w:rsidR="00531620" w:rsidRDefault="00071A2E" w:rsidP="00071A2E">
      <w:r w:rsidRPr="00C82E68">
        <w:t>Izraditi mobilnu aplikaciju na klijent-server arhitekturi koja će korištenjem suvremenih komunikacijskih tehnologija omogućiti evidenciju prisutnosti studenata na nastavi u</w:t>
      </w:r>
      <w:r w:rsidR="008178FC" w:rsidRPr="00C82E68">
        <w:t>z</w:t>
      </w:r>
      <w:r w:rsidRPr="00C82E68">
        <w:t xml:space="preserve"> korištenje smartphone uređaja.</w:t>
      </w:r>
    </w:p>
    <w:p w14:paraId="6EAB5EAF" w14:textId="55806A3E" w:rsidR="00AD3BBC" w:rsidRDefault="00AD3BBC">
      <w:pPr>
        <w:spacing w:line="259" w:lineRule="auto"/>
        <w:jc w:val="left"/>
      </w:pPr>
      <w:r>
        <w:br w:type="page"/>
      </w:r>
    </w:p>
    <w:p w14:paraId="3D31A9AD" w14:textId="0D1C177C" w:rsidR="00017C41" w:rsidRDefault="00017C41" w:rsidP="00017C41">
      <w:pPr>
        <w:pStyle w:val="Heading2"/>
      </w:pPr>
      <w:bookmarkStart w:id="2" w:name="_Toc119678533"/>
      <w:r>
        <w:lastRenderedPageBreak/>
        <w:t>Pregled sličnih aplikacija</w:t>
      </w:r>
      <w:bookmarkEnd w:id="2"/>
    </w:p>
    <w:p w14:paraId="09BDB296" w14:textId="70DE7424" w:rsidR="00017C41" w:rsidRDefault="007474DB" w:rsidP="007474DB">
      <w:pPr>
        <w:pStyle w:val="ListParagraph"/>
        <w:numPr>
          <w:ilvl w:val="0"/>
          <w:numId w:val="47"/>
        </w:numPr>
      </w:pPr>
      <w:r>
        <w:t>Attendy - aplikacija za upravljanje prisustvom. Koristi registar za upravljanje prisutnosti te podržava izvoz u razne formate (CSV, PDF, Excel). Potrebno je</w:t>
      </w:r>
      <w:r w:rsidR="00724B5A">
        <w:t xml:space="preserve"> unositi prisutnost za svakog studenta što oduzima puno vremena. [15]</w:t>
      </w:r>
    </w:p>
    <w:p w14:paraId="211A7E31" w14:textId="1FDE9018" w:rsidR="000E7DCD" w:rsidRDefault="000E7DCD" w:rsidP="000E7DCD">
      <w:pPr>
        <w:pStyle w:val="ListParagraph"/>
        <w:jc w:val="center"/>
      </w:pPr>
      <w:r>
        <w:rPr>
          <w:noProof/>
        </w:rPr>
        <w:drawing>
          <wp:inline distT="0" distB="0" distL="0" distR="0" wp14:anchorId="437235E3" wp14:editId="272DB752">
            <wp:extent cx="1809750" cy="1622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ttendy.PNG"/>
                    <pic:cNvPicPr/>
                  </pic:nvPicPr>
                  <pic:blipFill>
                    <a:blip r:embed="rId8">
                      <a:extLst>
                        <a:ext uri="{28A0092B-C50C-407E-A947-70E740481C1C}">
                          <a14:useLocalDpi xmlns:a14="http://schemas.microsoft.com/office/drawing/2010/main" val="0"/>
                        </a:ext>
                      </a:extLst>
                    </a:blip>
                    <a:stretch>
                      <a:fillRect/>
                    </a:stretch>
                  </pic:blipFill>
                  <pic:spPr>
                    <a:xfrm>
                      <a:off x="0" y="0"/>
                      <a:ext cx="1822341" cy="1633824"/>
                    </a:xfrm>
                    <a:prstGeom prst="rect">
                      <a:avLst/>
                    </a:prstGeom>
                  </pic:spPr>
                </pic:pic>
              </a:graphicData>
            </a:graphic>
          </wp:inline>
        </w:drawing>
      </w:r>
    </w:p>
    <w:p w14:paraId="734B53C9" w14:textId="11777688" w:rsidR="004521FC" w:rsidRDefault="000E7DCD" w:rsidP="00AD3BBC">
      <w:pPr>
        <w:pStyle w:val="ListParagraph"/>
        <w:jc w:val="center"/>
      </w:pPr>
      <w:r>
        <w:rPr>
          <w:b/>
        </w:rPr>
        <w:t xml:space="preserve">Slika 1.2.1. </w:t>
      </w:r>
      <w:r>
        <w:t>Logo Attendy aplikacije</w:t>
      </w:r>
    </w:p>
    <w:p w14:paraId="0C887C3F" w14:textId="77777777" w:rsidR="00FD5A50" w:rsidRDefault="00FD5A50" w:rsidP="00FD5A50">
      <w:pPr>
        <w:pStyle w:val="ListParagraph"/>
        <w:jc w:val="center"/>
      </w:pPr>
    </w:p>
    <w:p w14:paraId="2286AF26" w14:textId="6532D44A" w:rsidR="00FD5A50" w:rsidRDefault="00724B5A" w:rsidP="00FD5A50">
      <w:pPr>
        <w:pStyle w:val="ListParagraph"/>
        <w:numPr>
          <w:ilvl w:val="0"/>
          <w:numId w:val="47"/>
        </w:numPr>
      </w:pPr>
      <w:r>
        <w:t>Presli (Attendance Manager) – aplikacija za upravljanje popisom, omogućuje dodavanje bilješki za bilo koji unos. Također je potrebno unositi prisutnost za svakog studenta. [16]</w:t>
      </w:r>
    </w:p>
    <w:p w14:paraId="6A070E0C" w14:textId="51878900" w:rsidR="000E7DCD" w:rsidRDefault="000E7DCD" w:rsidP="000E7DCD">
      <w:pPr>
        <w:pStyle w:val="ListParagraph"/>
        <w:jc w:val="center"/>
      </w:pPr>
      <w:r>
        <w:rPr>
          <w:noProof/>
        </w:rPr>
        <w:drawing>
          <wp:inline distT="0" distB="0" distL="0" distR="0" wp14:anchorId="12BD6FC0" wp14:editId="33E0C8E3">
            <wp:extent cx="2124075" cy="175023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sli.PNG"/>
                    <pic:cNvPicPr/>
                  </pic:nvPicPr>
                  <pic:blipFill>
                    <a:blip r:embed="rId9">
                      <a:extLst>
                        <a:ext uri="{28A0092B-C50C-407E-A947-70E740481C1C}">
                          <a14:useLocalDpi xmlns:a14="http://schemas.microsoft.com/office/drawing/2010/main" val="0"/>
                        </a:ext>
                      </a:extLst>
                    </a:blip>
                    <a:stretch>
                      <a:fillRect/>
                    </a:stretch>
                  </pic:blipFill>
                  <pic:spPr>
                    <a:xfrm>
                      <a:off x="0" y="0"/>
                      <a:ext cx="2128350" cy="1753760"/>
                    </a:xfrm>
                    <a:prstGeom prst="rect">
                      <a:avLst/>
                    </a:prstGeom>
                  </pic:spPr>
                </pic:pic>
              </a:graphicData>
            </a:graphic>
          </wp:inline>
        </w:drawing>
      </w:r>
    </w:p>
    <w:p w14:paraId="579FAB5A" w14:textId="16BD3982" w:rsidR="000E7DCD" w:rsidRPr="000E7DCD" w:rsidRDefault="000E7DCD" w:rsidP="000E7DCD">
      <w:pPr>
        <w:pStyle w:val="ListParagraph"/>
        <w:jc w:val="center"/>
      </w:pPr>
      <w:r>
        <w:rPr>
          <w:b/>
        </w:rPr>
        <w:t>Slika 1</w:t>
      </w:r>
      <w:r w:rsidR="00D53E5A">
        <w:rPr>
          <w:b/>
        </w:rPr>
        <w:t>.</w:t>
      </w:r>
      <w:r>
        <w:rPr>
          <w:b/>
        </w:rPr>
        <w:t>2</w:t>
      </w:r>
      <w:r w:rsidR="00D53E5A">
        <w:rPr>
          <w:b/>
        </w:rPr>
        <w:t>.</w:t>
      </w:r>
      <w:r>
        <w:rPr>
          <w:b/>
        </w:rPr>
        <w:t xml:space="preserve">2. </w:t>
      </w:r>
      <w:r>
        <w:t>Logo Presli aplikacije</w:t>
      </w:r>
    </w:p>
    <w:p w14:paraId="52EC3013" w14:textId="6E1A6B43" w:rsidR="00AD3BBC" w:rsidRDefault="00AD3BBC" w:rsidP="00FD5A50">
      <w:pPr>
        <w:pStyle w:val="ListParagraph"/>
      </w:pPr>
    </w:p>
    <w:p w14:paraId="0691E56D" w14:textId="261B3248" w:rsidR="00A5134A" w:rsidRDefault="00A5134A" w:rsidP="00FD5A50">
      <w:pPr>
        <w:pStyle w:val="ListParagraph"/>
      </w:pPr>
    </w:p>
    <w:p w14:paraId="7C64CA05" w14:textId="41A7282A" w:rsidR="00A5134A" w:rsidRDefault="00A5134A" w:rsidP="00FD5A50">
      <w:pPr>
        <w:pStyle w:val="ListParagraph"/>
      </w:pPr>
    </w:p>
    <w:p w14:paraId="44BCA0F5" w14:textId="1377BEB5" w:rsidR="00A5134A" w:rsidRDefault="00A5134A" w:rsidP="00FD5A50">
      <w:pPr>
        <w:pStyle w:val="ListParagraph"/>
      </w:pPr>
    </w:p>
    <w:p w14:paraId="73DBE836" w14:textId="5668643D" w:rsidR="00A5134A" w:rsidRDefault="00A5134A" w:rsidP="00FD5A50">
      <w:pPr>
        <w:pStyle w:val="ListParagraph"/>
      </w:pPr>
    </w:p>
    <w:p w14:paraId="7DDA657A" w14:textId="3E73FA0C" w:rsidR="00A5134A" w:rsidRDefault="00A5134A" w:rsidP="00FD5A50">
      <w:pPr>
        <w:pStyle w:val="ListParagraph"/>
      </w:pPr>
    </w:p>
    <w:p w14:paraId="024C7A9A" w14:textId="4B080A0F" w:rsidR="00A5134A" w:rsidRDefault="00A5134A" w:rsidP="00FD5A50">
      <w:pPr>
        <w:pStyle w:val="ListParagraph"/>
      </w:pPr>
    </w:p>
    <w:p w14:paraId="74952828" w14:textId="19327E32" w:rsidR="00A5134A" w:rsidRDefault="00A5134A" w:rsidP="00FD5A50">
      <w:pPr>
        <w:pStyle w:val="ListParagraph"/>
      </w:pPr>
    </w:p>
    <w:p w14:paraId="411FFAC9" w14:textId="77777777" w:rsidR="00A5134A" w:rsidRDefault="00A5134A" w:rsidP="00FD5A50">
      <w:pPr>
        <w:pStyle w:val="ListParagraph"/>
      </w:pPr>
    </w:p>
    <w:p w14:paraId="25B6FEAA" w14:textId="22950BD6" w:rsidR="00724B5A" w:rsidRDefault="002638ED" w:rsidP="007474DB">
      <w:pPr>
        <w:pStyle w:val="ListParagraph"/>
        <w:numPr>
          <w:ilvl w:val="0"/>
          <w:numId w:val="47"/>
        </w:numPr>
      </w:pPr>
      <w:r>
        <w:lastRenderedPageBreak/>
        <w:t>Alora (Attendance Tracker App) – aplikacija za praćenje koja pomaže uštedjeti vrijeme</w:t>
      </w:r>
      <w:r w:rsidR="00DA33A3">
        <w:t>. Omogućuje postavljanje grupa, te napomena. Nema mogućnost automatskog zabilježavanja prisutnosti, kao što je skeniranje QR koda. [17]</w:t>
      </w:r>
      <w:r>
        <w:t xml:space="preserve"> </w:t>
      </w:r>
    </w:p>
    <w:p w14:paraId="4AF3C891" w14:textId="68EC2AF5" w:rsidR="000E7DCD" w:rsidRDefault="000E7DCD" w:rsidP="000E7DCD">
      <w:pPr>
        <w:pStyle w:val="ListParagraph"/>
        <w:jc w:val="center"/>
      </w:pPr>
      <w:r>
        <w:rPr>
          <w:noProof/>
        </w:rPr>
        <w:drawing>
          <wp:inline distT="0" distB="0" distL="0" distR="0" wp14:anchorId="161EF8E4" wp14:editId="4C0F84C2">
            <wp:extent cx="2371725" cy="226449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lora.PNG"/>
                    <pic:cNvPicPr/>
                  </pic:nvPicPr>
                  <pic:blipFill>
                    <a:blip r:embed="rId10">
                      <a:extLst>
                        <a:ext uri="{28A0092B-C50C-407E-A947-70E740481C1C}">
                          <a14:useLocalDpi xmlns:a14="http://schemas.microsoft.com/office/drawing/2010/main" val="0"/>
                        </a:ext>
                      </a:extLst>
                    </a:blip>
                    <a:stretch>
                      <a:fillRect/>
                    </a:stretch>
                  </pic:blipFill>
                  <pic:spPr>
                    <a:xfrm>
                      <a:off x="0" y="0"/>
                      <a:ext cx="2379072" cy="2271508"/>
                    </a:xfrm>
                    <a:prstGeom prst="rect">
                      <a:avLst/>
                    </a:prstGeom>
                  </pic:spPr>
                </pic:pic>
              </a:graphicData>
            </a:graphic>
          </wp:inline>
        </w:drawing>
      </w:r>
    </w:p>
    <w:p w14:paraId="226E6237" w14:textId="639D6B94" w:rsidR="00AD3BBC" w:rsidRDefault="000E7DCD" w:rsidP="00A5134A">
      <w:pPr>
        <w:pStyle w:val="ListParagraph"/>
        <w:jc w:val="center"/>
      </w:pPr>
      <w:r w:rsidRPr="00D53E5A">
        <w:rPr>
          <w:b/>
        </w:rPr>
        <w:t>Slika 1</w:t>
      </w:r>
      <w:r w:rsidR="00D53E5A" w:rsidRPr="00D53E5A">
        <w:rPr>
          <w:b/>
        </w:rPr>
        <w:t>.</w:t>
      </w:r>
      <w:r w:rsidRPr="00D53E5A">
        <w:rPr>
          <w:b/>
        </w:rPr>
        <w:t>2</w:t>
      </w:r>
      <w:r w:rsidR="00D53E5A" w:rsidRPr="00D53E5A">
        <w:rPr>
          <w:b/>
        </w:rPr>
        <w:t>.</w:t>
      </w:r>
      <w:r w:rsidRPr="00D53E5A">
        <w:rPr>
          <w:b/>
        </w:rPr>
        <w:t>3.</w:t>
      </w:r>
      <w:r>
        <w:t xml:space="preserve"> Logo Alora aplikacije</w:t>
      </w:r>
    </w:p>
    <w:p w14:paraId="1A23548E" w14:textId="77777777" w:rsidR="004521FC" w:rsidRDefault="004521FC" w:rsidP="00FD5A50">
      <w:pPr>
        <w:pStyle w:val="ListParagraph"/>
      </w:pPr>
    </w:p>
    <w:p w14:paraId="55C4C7C3" w14:textId="5A329180" w:rsidR="004A6D3F" w:rsidRDefault="004A6D3F" w:rsidP="007474DB">
      <w:pPr>
        <w:pStyle w:val="ListParagraph"/>
        <w:numPr>
          <w:ilvl w:val="0"/>
          <w:numId w:val="47"/>
        </w:numPr>
      </w:pPr>
      <w:r>
        <w:t>Self Attendance – aplikacija za praćenje dnevne prisutnosti. Aplikacija je uglavnom izrađena za studente, pa studenti sami moraju unositi kolegije u raspored. Podatke sprema u memoriju uređaja, te omogućuje sinkronizaciju s Google diskom. [18]</w:t>
      </w:r>
    </w:p>
    <w:p w14:paraId="6104C1DA" w14:textId="584F04E7" w:rsidR="000E7DCD" w:rsidRDefault="000E7DCD" w:rsidP="000E7DCD">
      <w:pPr>
        <w:pStyle w:val="ListParagraph"/>
        <w:jc w:val="center"/>
      </w:pPr>
      <w:r>
        <w:rPr>
          <w:noProof/>
        </w:rPr>
        <w:drawing>
          <wp:inline distT="0" distB="0" distL="0" distR="0" wp14:anchorId="1A6E102A" wp14:editId="6F28028F">
            <wp:extent cx="2514600" cy="192400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lf attendance.PNG"/>
                    <pic:cNvPicPr/>
                  </pic:nvPicPr>
                  <pic:blipFill>
                    <a:blip r:embed="rId11">
                      <a:extLst>
                        <a:ext uri="{28A0092B-C50C-407E-A947-70E740481C1C}">
                          <a14:useLocalDpi xmlns:a14="http://schemas.microsoft.com/office/drawing/2010/main" val="0"/>
                        </a:ext>
                      </a:extLst>
                    </a:blip>
                    <a:stretch>
                      <a:fillRect/>
                    </a:stretch>
                  </pic:blipFill>
                  <pic:spPr>
                    <a:xfrm>
                      <a:off x="0" y="0"/>
                      <a:ext cx="2522848" cy="1930315"/>
                    </a:xfrm>
                    <a:prstGeom prst="rect">
                      <a:avLst/>
                    </a:prstGeom>
                  </pic:spPr>
                </pic:pic>
              </a:graphicData>
            </a:graphic>
          </wp:inline>
        </w:drawing>
      </w:r>
    </w:p>
    <w:p w14:paraId="5B26CB17" w14:textId="5F126848" w:rsidR="004602C6" w:rsidRDefault="000E7DCD" w:rsidP="00A5134A">
      <w:pPr>
        <w:pStyle w:val="ListParagraph"/>
        <w:jc w:val="center"/>
      </w:pPr>
      <w:r w:rsidRPr="00D53E5A">
        <w:rPr>
          <w:b/>
        </w:rPr>
        <w:t>Slika 1</w:t>
      </w:r>
      <w:r w:rsidR="00D53E5A">
        <w:rPr>
          <w:b/>
        </w:rPr>
        <w:t>.</w:t>
      </w:r>
      <w:r w:rsidRPr="00D53E5A">
        <w:rPr>
          <w:b/>
        </w:rPr>
        <w:t>2</w:t>
      </w:r>
      <w:r w:rsidR="00D53E5A">
        <w:rPr>
          <w:b/>
        </w:rPr>
        <w:t>.</w:t>
      </w:r>
      <w:r w:rsidRPr="00D53E5A">
        <w:rPr>
          <w:b/>
        </w:rPr>
        <w:t>4.</w:t>
      </w:r>
      <w:r>
        <w:t xml:space="preserve"> Logo Self Attendance aplikacije</w:t>
      </w:r>
    </w:p>
    <w:p w14:paraId="60378864" w14:textId="15DF8BB8" w:rsidR="00A5134A" w:rsidRDefault="00A5134A" w:rsidP="00A5134A">
      <w:pPr>
        <w:pStyle w:val="ListParagraph"/>
        <w:jc w:val="center"/>
      </w:pPr>
    </w:p>
    <w:p w14:paraId="3BFFE1A5" w14:textId="62803B93" w:rsidR="00AA7B5A" w:rsidRDefault="00AA7B5A" w:rsidP="00A5134A">
      <w:pPr>
        <w:pStyle w:val="ListParagraph"/>
        <w:jc w:val="center"/>
      </w:pPr>
    </w:p>
    <w:p w14:paraId="6C7A5EED" w14:textId="2D9892D9" w:rsidR="00AA7B5A" w:rsidRDefault="00AA7B5A" w:rsidP="00A5134A">
      <w:pPr>
        <w:pStyle w:val="ListParagraph"/>
        <w:jc w:val="center"/>
      </w:pPr>
    </w:p>
    <w:p w14:paraId="51466646" w14:textId="14CE644C" w:rsidR="00AA7B5A" w:rsidRDefault="00AA7B5A" w:rsidP="00A5134A">
      <w:pPr>
        <w:pStyle w:val="ListParagraph"/>
        <w:jc w:val="center"/>
      </w:pPr>
    </w:p>
    <w:p w14:paraId="4CEA7B6B" w14:textId="5A8DA078" w:rsidR="00AA7B5A" w:rsidRDefault="00AA7B5A" w:rsidP="00A5134A">
      <w:pPr>
        <w:pStyle w:val="ListParagraph"/>
        <w:jc w:val="center"/>
      </w:pPr>
    </w:p>
    <w:p w14:paraId="06520B51" w14:textId="1488CF3C" w:rsidR="00AA7B5A" w:rsidRDefault="00AA7B5A" w:rsidP="00A5134A">
      <w:pPr>
        <w:pStyle w:val="ListParagraph"/>
        <w:jc w:val="center"/>
      </w:pPr>
    </w:p>
    <w:p w14:paraId="5F82FC19" w14:textId="77777777" w:rsidR="00AA7B5A" w:rsidRDefault="00AA7B5A" w:rsidP="00A5134A">
      <w:pPr>
        <w:pStyle w:val="ListParagraph"/>
        <w:jc w:val="center"/>
      </w:pPr>
    </w:p>
    <w:p w14:paraId="7D42DA63" w14:textId="13E7F5CD" w:rsidR="004602C6" w:rsidRDefault="004602C6" w:rsidP="007474DB">
      <w:pPr>
        <w:pStyle w:val="ListParagraph"/>
        <w:numPr>
          <w:ilvl w:val="0"/>
          <w:numId w:val="47"/>
        </w:numPr>
      </w:pPr>
      <w:r>
        <w:lastRenderedPageBreak/>
        <w:t xml:space="preserve">QR Attendance – aplikacija koja se koristi generiranjem QR kodova kako bi zabilježila podatke o prisutnosti studenata na predavanjima. </w:t>
      </w:r>
      <w:r w:rsidR="002C5EE1">
        <w:t>Koristi IMEI broj pametnog uređaja za evidentiranje pri</w:t>
      </w:r>
      <w:r w:rsidR="0087416B">
        <w:t>s</w:t>
      </w:r>
      <w:r w:rsidR="002C5EE1">
        <w:t>utnosti, stoga, u slučaju gubitka uređaja, profesor mora unijeti IMEI broj studentovog novog uređaja kako bi se student prijavio na predavanje.</w:t>
      </w:r>
      <w:r>
        <w:t xml:space="preserve"> [19] </w:t>
      </w:r>
    </w:p>
    <w:p w14:paraId="1DCC8889" w14:textId="34B09D4F" w:rsidR="000E7DCD" w:rsidRDefault="00CD5601" w:rsidP="000E7DCD">
      <w:pPr>
        <w:pStyle w:val="ListParagraph"/>
        <w:jc w:val="center"/>
      </w:pPr>
      <w:r>
        <w:rPr>
          <w:noProof/>
        </w:rPr>
        <w:drawing>
          <wp:inline distT="0" distB="0" distL="0" distR="0" wp14:anchorId="0A343BAC" wp14:editId="5EFDD0FA">
            <wp:extent cx="2343150" cy="2166611"/>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ratt.PNG"/>
                    <pic:cNvPicPr/>
                  </pic:nvPicPr>
                  <pic:blipFill>
                    <a:blip r:embed="rId12">
                      <a:extLst>
                        <a:ext uri="{28A0092B-C50C-407E-A947-70E740481C1C}">
                          <a14:useLocalDpi xmlns:a14="http://schemas.microsoft.com/office/drawing/2010/main" val="0"/>
                        </a:ext>
                      </a:extLst>
                    </a:blip>
                    <a:stretch>
                      <a:fillRect/>
                    </a:stretch>
                  </pic:blipFill>
                  <pic:spPr>
                    <a:xfrm>
                      <a:off x="0" y="0"/>
                      <a:ext cx="2355026" cy="2177592"/>
                    </a:xfrm>
                    <a:prstGeom prst="rect">
                      <a:avLst/>
                    </a:prstGeom>
                  </pic:spPr>
                </pic:pic>
              </a:graphicData>
            </a:graphic>
          </wp:inline>
        </w:drawing>
      </w:r>
    </w:p>
    <w:p w14:paraId="3185EBBB" w14:textId="3B158F74" w:rsidR="00A5134A" w:rsidRDefault="00CD5601" w:rsidP="00A5134A">
      <w:pPr>
        <w:pStyle w:val="ListParagraph"/>
        <w:jc w:val="center"/>
      </w:pPr>
      <w:r w:rsidRPr="00D53E5A">
        <w:rPr>
          <w:b/>
        </w:rPr>
        <w:t>Slika 1</w:t>
      </w:r>
      <w:r w:rsidR="00D53E5A" w:rsidRPr="00D53E5A">
        <w:rPr>
          <w:b/>
        </w:rPr>
        <w:t>.</w:t>
      </w:r>
      <w:r w:rsidRPr="00D53E5A">
        <w:rPr>
          <w:b/>
        </w:rPr>
        <w:t>2</w:t>
      </w:r>
      <w:r w:rsidR="00D53E5A" w:rsidRPr="00D53E5A">
        <w:rPr>
          <w:b/>
        </w:rPr>
        <w:t>.</w:t>
      </w:r>
      <w:r w:rsidRPr="00D53E5A">
        <w:rPr>
          <w:b/>
        </w:rPr>
        <w:t>5.</w:t>
      </w:r>
      <w:r>
        <w:t xml:space="preserve"> Logo QR Attendance aplikacije</w:t>
      </w:r>
    </w:p>
    <w:p w14:paraId="452D18BA" w14:textId="77777777" w:rsidR="00A5134A" w:rsidRDefault="00A5134A" w:rsidP="00A5134A">
      <w:pPr>
        <w:pStyle w:val="ListParagraph"/>
        <w:jc w:val="center"/>
      </w:pPr>
    </w:p>
    <w:p w14:paraId="6FC88874" w14:textId="7F2C72B7" w:rsidR="002B42A7" w:rsidRDefault="002B42A7" w:rsidP="007474DB">
      <w:pPr>
        <w:pStyle w:val="ListParagraph"/>
        <w:numPr>
          <w:ilvl w:val="0"/>
          <w:numId w:val="47"/>
        </w:numPr>
      </w:pPr>
      <w:r>
        <w:t xml:space="preserve">QR Attendance </w:t>
      </w:r>
      <w:r w:rsidR="00DF066F">
        <w:t>C</w:t>
      </w:r>
      <w:r>
        <w:t>ontrol – aplikacija koja omogućuje kontrolu prisutnosti na događajima, vrijeme dolaska i odlaska. Za svaku prijavljenu osobu se kreira jedinstveni QR kod koji se koristi za prijavljivanje.</w:t>
      </w:r>
      <w:r w:rsidR="002B2E19">
        <w:t xml:space="preserve"> </w:t>
      </w:r>
      <w:r>
        <w:t xml:space="preserve">[20] </w:t>
      </w:r>
    </w:p>
    <w:p w14:paraId="110685B7" w14:textId="0ECF3D36" w:rsidR="00DF066F" w:rsidRDefault="00DF066F" w:rsidP="00DF066F">
      <w:pPr>
        <w:pStyle w:val="ListParagraph"/>
        <w:jc w:val="center"/>
      </w:pPr>
      <w:r>
        <w:rPr>
          <w:noProof/>
        </w:rPr>
        <w:drawing>
          <wp:inline distT="0" distB="0" distL="0" distR="0" wp14:anchorId="7076E1AE" wp14:editId="77B80E22">
            <wp:extent cx="2581275" cy="23887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r attendance.PNG"/>
                    <pic:cNvPicPr/>
                  </pic:nvPicPr>
                  <pic:blipFill>
                    <a:blip r:embed="rId13">
                      <a:extLst>
                        <a:ext uri="{28A0092B-C50C-407E-A947-70E740481C1C}">
                          <a14:useLocalDpi xmlns:a14="http://schemas.microsoft.com/office/drawing/2010/main" val="0"/>
                        </a:ext>
                      </a:extLst>
                    </a:blip>
                    <a:stretch>
                      <a:fillRect/>
                    </a:stretch>
                  </pic:blipFill>
                  <pic:spPr>
                    <a:xfrm>
                      <a:off x="0" y="0"/>
                      <a:ext cx="2588223" cy="2395202"/>
                    </a:xfrm>
                    <a:prstGeom prst="rect">
                      <a:avLst/>
                    </a:prstGeom>
                  </pic:spPr>
                </pic:pic>
              </a:graphicData>
            </a:graphic>
          </wp:inline>
        </w:drawing>
      </w:r>
    </w:p>
    <w:p w14:paraId="3F6C0A0C" w14:textId="6FF88513" w:rsidR="00DF066F" w:rsidRPr="00017C41" w:rsidRDefault="00DF066F" w:rsidP="00DF066F">
      <w:pPr>
        <w:pStyle w:val="ListParagraph"/>
        <w:jc w:val="center"/>
      </w:pPr>
      <w:r w:rsidRPr="00D53E5A">
        <w:rPr>
          <w:b/>
        </w:rPr>
        <w:t>Slika 1</w:t>
      </w:r>
      <w:r w:rsidR="00D53E5A">
        <w:rPr>
          <w:b/>
        </w:rPr>
        <w:t>.</w:t>
      </w:r>
      <w:r w:rsidRPr="00D53E5A">
        <w:rPr>
          <w:b/>
        </w:rPr>
        <w:t>2</w:t>
      </w:r>
      <w:r w:rsidR="00D53E5A">
        <w:rPr>
          <w:b/>
        </w:rPr>
        <w:t>.</w:t>
      </w:r>
      <w:r w:rsidRPr="00D53E5A">
        <w:rPr>
          <w:b/>
        </w:rPr>
        <w:t>6.</w:t>
      </w:r>
      <w:r>
        <w:t xml:space="preserve"> Logo QR Attendance Control aplikacije</w:t>
      </w:r>
    </w:p>
    <w:p w14:paraId="3A69725B" w14:textId="42B6F23E" w:rsidR="005A532A" w:rsidRPr="00C82E68" w:rsidRDefault="00531620" w:rsidP="00531620">
      <w:pPr>
        <w:spacing w:line="259" w:lineRule="auto"/>
        <w:jc w:val="left"/>
      </w:pPr>
      <w:r w:rsidRPr="00C82E68">
        <w:br w:type="page"/>
      </w:r>
    </w:p>
    <w:p w14:paraId="30247C15" w14:textId="0ED736EA" w:rsidR="00CD204B" w:rsidRDefault="00531620" w:rsidP="00CE4BDD">
      <w:pPr>
        <w:pStyle w:val="Heading1"/>
      </w:pPr>
      <w:bookmarkStart w:id="3" w:name="_Toc119678534"/>
      <w:r w:rsidRPr="00C82E68">
        <w:lastRenderedPageBreak/>
        <w:t>PREGLED UPOTRIJEBLJENIH TEHNOLOGIJA</w:t>
      </w:r>
      <w:bookmarkEnd w:id="3"/>
    </w:p>
    <w:p w14:paraId="71626FD1" w14:textId="0700E62B" w:rsidR="00604208" w:rsidRDefault="00604208" w:rsidP="00604208">
      <w:r>
        <w:t>U ovom poglavlju opisat će se tehnologije koje su upotrijebljene za razvoj aplikacije.</w:t>
      </w:r>
    </w:p>
    <w:p w14:paraId="01D9438B" w14:textId="77777777" w:rsidR="00604208" w:rsidRPr="00604208" w:rsidRDefault="00604208" w:rsidP="00604208"/>
    <w:p w14:paraId="5757959F" w14:textId="6A70F8B4" w:rsidR="0046637A" w:rsidRPr="00C82E68" w:rsidRDefault="003947F0" w:rsidP="0046637A">
      <w:pPr>
        <w:pStyle w:val="Heading2"/>
      </w:pPr>
      <w:bookmarkStart w:id="4" w:name="_Operacijski_sustav_Android"/>
      <w:bookmarkStart w:id="5" w:name="_Toc119678535"/>
      <w:bookmarkEnd w:id="4"/>
      <w:r w:rsidRPr="00C82E68">
        <w:t>Operacijski sustav Android</w:t>
      </w:r>
      <w:bookmarkEnd w:id="5"/>
    </w:p>
    <w:p w14:paraId="213E9E5B" w14:textId="5E9E525F" w:rsidR="0010463E" w:rsidRPr="00C82E68" w:rsidRDefault="003947F0" w:rsidP="0010463E">
      <w:r w:rsidRPr="00C82E68">
        <w:t>Operac</w:t>
      </w:r>
      <w:r w:rsidR="00876082" w:rsidRPr="00C82E68">
        <w:t>i</w:t>
      </w:r>
      <w:r w:rsidRPr="00C82E68">
        <w:t>jski sustav Android je razvila tvrtka Google</w:t>
      </w:r>
      <w:r w:rsidR="0010463E" w:rsidRPr="00C82E68">
        <w:t xml:space="preserve"> </w:t>
      </w:r>
      <w:r w:rsidRPr="00C82E68">
        <w:t>2003. godine kako bi se razvijali programi za pametne mobilne uređaje</w:t>
      </w:r>
      <w:r w:rsidR="002F0DBB" w:rsidRPr="00C82E68">
        <w:t xml:space="preserve"> koji imaju ekrane osjetljive na dodir</w:t>
      </w:r>
      <w:r w:rsidRPr="00C82E68">
        <w:t>.</w:t>
      </w:r>
      <w:r w:rsidR="00F30B52" w:rsidRPr="00C82E68">
        <w:t xml:space="preserve"> Verzija koja je korištena u ovom radu je Android 10 (API 29</w:t>
      </w:r>
      <w:r w:rsidR="00811FD7" w:rsidRPr="00C82E68">
        <w:t>, slika 2.1.1.</w:t>
      </w:r>
      <w:r w:rsidR="00F30B52" w:rsidRPr="00C82E68">
        <w:t>), s podrškom za minimalni sustav Android 5.0 (Lollipop, API 21).</w:t>
      </w:r>
    </w:p>
    <w:p w14:paraId="4FE0DCC7" w14:textId="2FC47D24" w:rsidR="003947F0" w:rsidRPr="00C82E68" w:rsidRDefault="003947F0" w:rsidP="0010463E">
      <w:r w:rsidRPr="00C82E68">
        <w:t xml:space="preserve">Uređaji koji rade na operacijskom sustavu Android su već dugo vremena </w:t>
      </w:r>
      <w:r w:rsidR="002F0DBB" w:rsidRPr="00C82E68">
        <w:t>najprodavaniji na tržištu pametnih uređaja. Posljednja verzija Android operacijskog sustava je Android 1</w:t>
      </w:r>
      <w:r w:rsidR="00811FD7" w:rsidRPr="00C82E68">
        <w:t>3</w:t>
      </w:r>
      <w:r w:rsidR="002F0DBB" w:rsidRPr="00C82E68">
        <w:t xml:space="preserve"> (</w:t>
      </w:r>
      <w:r w:rsidR="003B581B" w:rsidRPr="00C82E68">
        <w:t xml:space="preserve">API </w:t>
      </w:r>
      <w:r w:rsidR="00811FD7" w:rsidRPr="00C82E68">
        <w:t>33</w:t>
      </w:r>
      <w:r w:rsidR="002F0DBB" w:rsidRPr="00C82E68">
        <w:t>).</w:t>
      </w:r>
    </w:p>
    <w:p w14:paraId="2001A3B9" w14:textId="77777777" w:rsidR="000F301D" w:rsidRPr="00C82E68" w:rsidRDefault="000F301D" w:rsidP="0010463E"/>
    <w:p w14:paraId="1B9A7F06" w14:textId="18916FAD" w:rsidR="00CF7B1F" w:rsidRPr="00C82E68" w:rsidRDefault="000F301D" w:rsidP="000F301D">
      <w:pPr>
        <w:jc w:val="center"/>
      </w:pPr>
      <w:r w:rsidRPr="00C82E68">
        <w:rPr>
          <w:noProof/>
        </w:rPr>
        <w:drawing>
          <wp:inline distT="0" distB="0" distL="0" distR="0" wp14:anchorId="30948656" wp14:editId="64C7F944">
            <wp:extent cx="1986918"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1113_184712_com.huawei.android.launch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418" cy="4358387"/>
                    </a:xfrm>
                    <a:prstGeom prst="rect">
                      <a:avLst/>
                    </a:prstGeom>
                  </pic:spPr>
                </pic:pic>
              </a:graphicData>
            </a:graphic>
          </wp:inline>
        </w:drawing>
      </w:r>
      <w:r w:rsidRPr="00C82E68">
        <w:rPr>
          <w:noProof/>
        </w:rPr>
        <w:t xml:space="preserve">  </w:t>
      </w:r>
      <w:r w:rsidR="00067704">
        <w:rPr>
          <w:noProof/>
        </w:rPr>
        <w:t xml:space="preserve">  </w:t>
      </w:r>
      <w:r w:rsidRPr="00C82E68">
        <w:rPr>
          <w:noProof/>
        </w:rPr>
        <w:t xml:space="preserve"> </w:t>
      </w:r>
      <w:r w:rsidRPr="00C82E68">
        <w:rPr>
          <w:noProof/>
        </w:rPr>
        <w:drawing>
          <wp:inline distT="0" distB="0" distL="0" distR="0" wp14:anchorId="306C900C" wp14:editId="48A9F663">
            <wp:extent cx="1986921"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21113_184715_com.huawei.android.launch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4117" cy="4342561"/>
                    </a:xfrm>
                    <a:prstGeom prst="rect">
                      <a:avLst/>
                    </a:prstGeom>
                  </pic:spPr>
                </pic:pic>
              </a:graphicData>
            </a:graphic>
          </wp:inline>
        </w:drawing>
      </w:r>
    </w:p>
    <w:p w14:paraId="0B995168" w14:textId="1CECAE66" w:rsidR="002F0DBB" w:rsidRPr="00C82E68" w:rsidRDefault="002F0DBB" w:rsidP="0010463E"/>
    <w:p w14:paraId="6EE28A82" w14:textId="7D738279" w:rsidR="002F0DBB" w:rsidRPr="00C82E68" w:rsidRDefault="004D3B6D" w:rsidP="000F301D">
      <w:pPr>
        <w:jc w:val="center"/>
      </w:pPr>
      <w:r w:rsidRPr="00C82E68">
        <w:rPr>
          <w:b/>
        </w:rPr>
        <w:t xml:space="preserve">Slika 2.1.1. </w:t>
      </w:r>
      <w:r w:rsidRPr="00C82E68">
        <w:t xml:space="preserve">Prikaz sustava Android </w:t>
      </w:r>
      <w:r w:rsidR="00811FD7" w:rsidRPr="00C82E68">
        <w:t>1</w:t>
      </w:r>
      <w:r w:rsidR="000F301D" w:rsidRPr="00C82E68">
        <w:t>0</w:t>
      </w:r>
    </w:p>
    <w:p w14:paraId="2E663859" w14:textId="35B6CBA6" w:rsidR="00C0269A" w:rsidRPr="00C82E68" w:rsidRDefault="004D3B6D" w:rsidP="00C0269A">
      <w:pPr>
        <w:pStyle w:val="Heading2"/>
      </w:pPr>
      <w:bookmarkStart w:id="6" w:name="_Toc119678536"/>
      <w:r w:rsidRPr="00C82E68">
        <w:lastRenderedPageBreak/>
        <w:t>Android Studio</w:t>
      </w:r>
      <w:bookmarkEnd w:id="6"/>
    </w:p>
    <w:p w14:paraId="787F77DB" w14:textId="3FD04056" w:rsidR="00CF7B1F" w:rsidRPr="00C82E68" w:rsidRDefault="004D3B6D" w:rsidP="004D3B6D">
      <w:r w:rsidRPr="00C82E68">
        <w:t xml:space="preserve">Android studio je službeni IDE (engl. </w:t>
      </w:r>
      <w:r w:rsidRPr="00C82E68">
        <w:rPr>
          <w:i/>
        </w:rPr>
        <w:t>Integrated Development Environment</w:t>
      </w:r>
      <w:r w:rsidRPr="00C82E68">
        <w:t xml:space="preserve">) za razvoj aplikacija koje se pokreću na operativnom sustavu Android. Trenutno je najpopularnije razvojno okruženje za razvoj Android aplikacija te omogućuje instantno pokretanje koda na uređaju ili emulatoru. </w:t>
      </w:r>
      <w:r w:rsidR="0011421A" w:rsidRPr="00C82E68">
        <w:t>Omogućuje podršku za sve pametne uređaje, kao što su: mobiteli, satovi, tableti, televizori...</w:t>
      </w:r>
    </w:p>
    <w:p w14:paraId="33BFA9C5" w14:textId="4916DCE4" w:rsidR="0011421A" w:rsidRPr="00C82E68" w:rsidRDefault="0011421A" w:rsidP="004D3B6D">
      <w:r w:rsidRPr="00C82E68">
        <w:t>Android studio je dostupan za preuzimanje na Windows, MacOS i Linux operacijske su</w:t>
      </w:r>
      <w:r w:rsidR="00363866" w:rsidRPr="00C82E68">
        <w:t>s</w:t>
      </w:r>
      <w:r w:rsidRPr="00C82E68">
        <w:t>tave. Dolaskom na tržište zamijenio je Eclipse ADT te nudi niz značajki koje po</w:t>
      </w:r>
      <w:r w:rsidR="00BB7AB8" w:rsidRPr="00C82E68">
        <w:t>b</w:t>
      </w:r>
      <w:r w:rsidRPr="00C82E68">
        <w:t>oljšavaju produktivnost, a neke od njih su:</w:t>
      </w:r>
    </w:p>
    <w:p w14:paraId="49ED3D09" w14:textId="1DFF74EC" w:rsidR="0011421A" w:rsidRPr="00C82E68" w:rsidRDefault="0011421A" w:rsidP="0011421A">
      <w:pPr>
        <w:pStyle w:val="ListParagraph"/>
        <w:numPr>
          <w:ilvl w:val="0"/>
          <w:numId w:val="35"/>
        </w:numPr>
      </w:pPr>
      <w:r w:rsidRPr="00C82E68">
        <w:t>Razvojni alati</w:t>
      </w:r>
    </w:p>
    <w:p w14:paraId="6C353C7A" w14:textId="2DB5FDBF" w:rsidR="0011421A" w:rsidRPr="00C82E68" w:rsidRDefault="0011421A" w:rsidP="0011421A">
      <w:pPr>
        <w:pStyle w:val="ListParagraph"/>
        <w:numPr>
          <w:ilvl w:val="0"/>
          <w:numId w:val="35"/>
        </w:numPr>
      </w:pPr>
      <w:r w:rsidRPr="00C82E68">
        <w:t>Brz emulator</w:t>
      </w:r>
    </w:p>
    <w:p w14:paraId="39D443A8" w14:textId="32211B13" w:rsidR="0011421A" w:rsidRPr="00C82E68" w:rsidRDefault="0011421A" w:rsidP="0011421A">
      <w:pPr>
        <w:pStyle w:val="ListParagraph"/>
        <w:numPr>
          <w:ilvl w:val="0"/>
          <w:numId w:val="35"/>
        </w:numPr>
      </w:pPr>
      <w:r w:rsidRPr="00C82E68">
        <w:t xml:space="preserve">Podrška za </w:t>
      </w:r>
      <w:r w:rsidR="00B036B9" w:rsidRPr="00C82E68">
        <w:t xml:space="preserve">programski jezik </w:t>
      </w:r>
      <w:r w:rsidRPr="00C82E68">
        <w:t>C++</w:t>
      </w:r>
    </w:p>
    <w:p w14:paraId="21EE5153" w14:textId="41CB2E1C" w:rsidR="0011421A" w:rsidRPr="00C82E68" w:rsidRDefault="0011421A" w:rsidP="0011421A">
      <w:pPr>
        <w:pStyle w:val="ListParagraph"/>
        <w:numPr>
          <w:ilvl w:val="0"/>
          <w:numId w:val="35"/>
        </w:numPr>
      </w:pPr>
      <w:r w:rsidRPr="00C82E68">
        <w:t xml:space="preserve">Jedinstveno okruženje </w:t>
      </w:r>
      <w:r w:rsidR="00B036B9" w:rsidRPr="00C82E68">
        <w:t xml:space="preserve">kompatibilno sa svim </w:t>
      </w:r>
      <w:r w:rsidRPr="00C82E68">
        <w:t>uređaj</w:t>
      </w:r>
      <w:r w:rsidR="00B036B9" w:rsidRPr="00C82E68">
        <w:t>ima koji po</w:t>
      </w:r>
      <w:r w:rsidR="00032626" w:rsidRPr="00C82E68">
        <w:t xml:space="preserve">gone </w:t>
      </w:r>
      <w:r w:rsidR="00B036B9" w:rsidRPr="00C82E68">
        <w:t>Android operativni sustav</w:t>
      </w:r>
    </w:p>
    <w:p w14:paraId="182A6E15" w14:textId="3AD198CE" w:rsidR="0011421A" w:rsidRPr="00C82E68" w:rsidRDefault="0011421A" w:rsidP="0011421A">
      <w:pPr>
        <w:pStyle w:val="ListParagraph"/>
        <w:numPr>
          <w:ilvl w:val="0"/>
          <w:numId w:val="35"/>
        </w:numPr>
      </w:pPr>
      <w:r w:rsidRPr="00C82E68">
        <w:t>Dugi popis alata za testiranje i okvire</w:t>
      </w:r>
    </w:p>
    <w:p w14:paraId="15DFEE0E" w14:textId="5DCA791A" w:rsidR="0011421A" w:rsidRPr="00C82E68" w:rsidRDefault="0011421A" w:rsidP="0011421A">
      <w:r w:rsidRPr="00C82E68">
        <w:t>Budući da je za pisanje Android Studi</w:t>
      </w:r>
      <w:r w:rsidR="00BE09F0" w:rsidRPr="00C82E68">
        <w:t>j</w:t>
      </w:r>
      <w:r w:rsidRPr="00C82E68">
        <w:t xml:space="preserve">a korišten programski jezik Java, koji je ujedno i temelj za pisanje programskog koda za Android uređaje, potrebno je instalirati i najnoviju verziju </w:t>
      </w:r>
      <w:r w:rsidRPr="00C82E68">
        <w:rPr>
          <w:i/>
        </w:rPr>
        <w:t>Java Development Kit</w:t>
      </w:r>
      <w:r w:rsidRPr="00C82E68">
        <w:t>-a (JDK).</w:t>
      </w:r>
    </w:p>
    <w:p w14:paraId="278BB54B" w14:textId="261BAE9B" w:rsidR="00ED3403" w:rsidRPr="00C82E68" w:rsidRDefault="00ED3403">
      <w:pPr>
        <w:spacing w:line="259" w:lineRule="auto"/>
        <w:jc w:val="left"/>
      </w:pPr>
      <w:r w:rsidRPr="00C82E68">
        <w:br w:type="page"/>
      </w:r>
    </w:p>
    <w:p w14:paraId="4DD1ABA3" w14:textId="5F6DBE3B" w:rsidR="00C0269A" w:rsidRPr="00C82E68" w:rsidRDefault="0011421A" w:rsidP="00C0269A">
      <w:pPr>
        <w:pStyle w:val="Heading2"/>
      </w:pPr>
      <w:bookmarkStart w:id="7" w:name="_Toc119678537"/>
      <w:r w:rsidRPr="00C82E68">
        <w:lastRenderedPageBreak/>
        <w:t>Kotlin</w:t>
      </w:r>
      <w:bookmarkEnd w:id="7"/>
    </w:p>
    <w:p w14:paraId="149337BF" w14:textId="75E8962A" w:rsidR="0024327C" w:rsidRPr="00C82E68" w:rsidRDefault="0011421A" w:rsidP="0011421A">
      <w:r w:rsidRPr="00C82E68">
        <w:t xml:space="preserve">Kotlin je trenutno jedan od najmodernijih programskih jezika iako je započeo svoj razvoj 2011. godine. To je jezik koji se konstantno razvija i stalno se unaprjeđuje novim svojstvima i funkcionalnostima. Budući da </w:t>
      </w:r>
      <w:r w:rsidR="0024327C" w:rsidRPr="00C82E68">
        <w:t xml:space="preserve">uživa veliku podršku </w:t>
      </w:r>
      <w:r w:rsidR="0024327C" w:rsidRPr="00C82E68">
        <w:rPr>
          <w:i/>
        </w:rPr>
        <w:t>Google</w:t>
      </w:r>
      <w:r w:rsidR="0024327C" w:rsidRPr="00C82E68">
        <w:t xml:space="preserve">-a, očekuje se i daljnja podrška za Kotlin, zbog čega ga sve više programera koristi umjesto </w:t>
      </w:r>
      <w:r w:rsidR="0024327C" w:rsidRPr="00C82E68">
        <w:rPr>
          <w:i/>
        </w:rPr>
        <w:t>Jave</w:t>
      </w:r>
      <w:r w:rsidR="0024327C" w:rsidRPr="00C82E68">
        <w:t>.</w:t>
      </w:r>
      <w:r w:rsidR="007A01EE" w:rsidRPr="00C82E68">
        <w:t xml:space="preserve"> Može se koristiti </w:t>
      </w:r>
      <w:r w:rsidR="0024327C" w:rsidRPr="00C82E68">
        <w:t xml:space="preserve">i za razvoj </w:t>
      </w:r>
      <w:r w:rsidR="0024327C" w:rsidRPr="00C82E68">
        <w:rPr>
          <w:i/>
        </w:rPr>
        <w:t>Web</w:t>
      </w:r>
      <w:r w:rsidR="0024327C" w:rsidRPr="00C82E68">
        <w:t xml:space="preserve"> i serverskih aplikacija.</w:t>
      </w:r>
    </w:p>
    <w:p w14:paraId="76D5BA06" w14:textId="690151EF" w:rsidR="00322707" w:rsidRPr="00C82E68" w:rsidRDefault="00322707" w:rsidP="0011421A">
      <w:r w:rsidRPr="00C82E68">
        <w:t xml:space="preserve">Kotlin je korišten u ovom radu kako bi povezao sve prozore koje korisnik vidi u aplikaciji </w:t>
      </w:r>
      <w:r w:rsidR="002D4687" w:rsidRPr="00C82E68">
        <w:t>i dodao razne funkcionalnosti.</w:t>
      </w:r>
    </w:p>
    <w:p w14:paraId="451097CE" w14:textId="08676426" w:rsidR="007A01EE" w:rsidRPr="00C82E68" w:rsidRDefault="007A01EE" w:rsidP="007A01EE">
      <w:pPr>
        <w:jc w:val="center"/>
      </w:pPr>
      <w:r w:rsidRPr="00C82E68">
        <w:rPr>
          <w:noProof/>
        </w:rPr>
        <w:drawing>
          <wp:inline distT="0" distB="0" distL="0" distR="0" wp14:anchorId="2C08B319" wp14:editId="06125584">
            <wp:extent cx="5105401" cy="1683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otlin funkcija.PNG"/>
                    <pic:cNvPicPr/>
                  </pic:nvPicPr>
                  <pic:blipFill>
                    <a:blip r:embed="rId16">
                      <a:extLst>
                        <a:ext uri="{28A0092B-C50C-407E-A947-70E740481C1C}">
                          <a14:useLocalDpi xmlns:a14="http://schemas.microsoft.com/office/drawing/2010/main" val="0"/>
                        </a:ext>
                      </a:extLst>
                    </a:blip>
                    <a:stretch>
                      <a:fillRect/>
                    </a:stretch>
                  </pic:blipFill>
                  <pic:spPr>
                    <a:xfrm>
                      <a:off x="0" y="0"/>
                      <a:ext cx="5109298" cy="1685265"/>
                    </a:xfrm>
                    <a:prstGeom prst="rect">
                      <a:avLst/>
                    </a:prstGeom>
                  </pic:spPr>
                </pic:pic>
              </a:graphicData>
            </a:graphic>
          </wp:inline>
        </w:drawing>
      </w:r>
    </w:p>
    <w:p w14:paraId="0179CC51" w14:textId="322C1481" w:rsidR="007A01EE" w:rsidRPr="00C82E68" w:rsidRDefault="007A01EE" w:rsidP="007A01EE">
      <w:pPr>
        <w:jc w:val="center"/>
      </w:pPr>
      <w:r w:rsidRPr="00C82E68">
        <w:rPr>
          <w:b/>
        </w:rPr>
        <w:t xml:space="preserve">Slika 2.3.1. </w:t>
      </w:r>
      <w:r w:rsidRPr="00C82E68">
        <w:t>Primjer funkcije u programskom jeziku Kotlin</w:t>
      </w:r>
    </w:p>
    <w:p w14:paraId="6FFFBDFA" w14:textId="77777777" w:rsidR="007A01EE" w:rsidRPr="00C82E68" w:rsidRDefault="007A01EE" w:rsidP="0011421A"/>
    <w:p w14:paraId="00B5114E" w14:textId="22E81D81" w:rsidR="00C46F11" w:rsidRPr="00C82E68" w:rsidRDefault="00C46F11">
      <w:pPr>
        <w:spacing w:line="259" w:lineRule="auto"/>
        <w:jc w:val="left"/>
      </w:pPr>
      <w:r w:rsidRPr="00C82E68">
        <w:br w:type="page"/>
      </w:r>
    </w:p>
    <w:p w14:paraId="72508763" w14:textId="6571A447" w:rsidR="0024327C" w:rsidRPr="00C82E68" w:rsidRDefault="0024327C" w:rsidP="0024327C">
      <w:pPr>
        <w:pStyle w:val="Heading2"/>
      </w:pPr>
      <w:bookmarkStart w:id="8" w:name="_XML"/>
      <w:bookmarkStart w:id="9" w:name="_Toc119678538"/>
      <w:bookmarkEnd w:id="8"/>
      <w:r w:rsidRPr="00C82E68">
        <w:lastRenderedPageBreak/>
        <w:t>XML</w:t>
      </w:r>
      <w:bookmarkEnd w:id="9"/>
    </w:p>
    <w:p w14:paraId="14F9369D" w14:textId="187D7E62" w:rsidR="003A1E69" w:rsidRPr="00C82E68" w:rsidRDefault="0024327C" w:rsidP="0024327C">
      <w:r w:rsidRPr="00C82E68">
        <w:t>XML je jezik koji se koristi za označavanje podataka i dokumenata. Ideja ovog jezika je da se stvori jezik koji će biti moguće pročitati i razumjeti čak i ljudima koji se ne bave programiranjem</w:t>
      </w:r>
      <w:r w:rsidR="003A1E69" w:rsidRPr="00C82E68">
        <w:t xml:space="preserve">. Zamišljen je da podatke čuva u tekstualnom obliku i uokviruje ih oznakama kako </w:t>
      </w:r>
      <w:r w:rsidR="00BB7AB8" w:rsidRPr="00C82E68">
        <w:t>b</w:t>
      </w:r>
      <w:r w:rsidR="003A1E69" w:rsidRPr="00C82E68">
        <w:t>i znal</w:t>
      </w:r>
      <w:r w:rsidR="00BB7AB8" w:rsidRPr="00C82E68">
        <w:t>i</w:t>
      </w:r>
      <w:r w:rsidR="003A1E69" w:rsidRPr="00C82E68">
        <w:t xml:space="preserve"> o kakvom podatku se radi.</w:t>
      </w:r>
    </w:p>
    <w:p w14:paraId="63489FB1" w14:textId="0D4F3B6C" w:rsidR="00DC53F4" w:rsidRPr="00C82E68" w:rsidRDefault="003A1E69" w:rsidP="0024327C">
      <w:r w:rsidRPr="00C82E68">
        <w:t>XML naglašava upotrebljivost preko Interneta, jednostavnost i općenitost, ima jaku podršku preko Unicode-a za različite jezike. Iako je namjena XML-a prvenstveno za upotrebu u dokumentima, može se koristiti i za druge namjene, kao što su: razmjena podataka, odvajanje podataka od prezentacije, pohrana podataka i povećana dostupnost podataka.</w:t>
      </w:r>
      <w:r w:rsidR="00753897" w:rsidRPr="00C82E68">
        <w:t xml:space="preserve"> XML je standardizirani jezik, za što se pobrinuo World Wide Web Consortium.</w:t>
      </w:r>
      <w:r w:rsidR="005C7D27" w:rsidRPr="00C82E68">
        <w:t xml:space="preserve"> U ovom radu je korišten za kreiranje korisničkog sučelja.</w:t>
      </w:r>
    </w:p>
    <w:p w14:paraId="185E3514" w14:textId="20534966" w:rsidR="00753897" w:rsidRPr="00C82E68" w:rsidRDefault="00D02BCC" w:rsidP="00D02BCC">
      <w:pPr>
        <w:jc w:val="center"/>
      </w:pPr>
      <w:r w:rsidRPr="00C82E68">
        <w:rPr>
          <w:noProof/>
        </w:rPr>
        <w:drawing>
          <wp:inline distT="0" distB="0" distL="0" distR="0" wp14:anchorId="386090AA" wp14:editId="2D098941">
            <wp:extent cx="4723471" cy="515366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ml kod.PNG"/>
                    <pic:cNvPicPr/>
                  </pic:nvPicPr>
                  <pic:blipFill>
                    <a:blip r:embed="rId17">
                      <a:extLst>
                        <a:ext uri="{28A0092B-C50C-407E-A947-70E740481C1C}">
                          <a14:useLocalDpi xmlns:a14="http://schemas.microsoft.com/office/drawing/2010/main" val="0"/>
                        </a:ext>
                      </a:extLst>
                    </a:blip>
                    <a:stretch>
                      <a:fillRect/>
                    </a:stretch>
                  </pic:blipFill>
                  <pic:spPr>
                    <a:xfrm>
                      <a:off x="0" y="0"/>
                      <a:ext cx="4728064" cy="5158672"/>
                    </a:xfrm>
                    <a:prstGeom prst="rect">
                      <a:avLst/>
                    </a:prstGeom>
                  </pic:spPr>
                </pic:pic>
              </a:graphicData>
            </a:graphic>
          </wp:inline>
        </w:drawing>
      </w:r>
    </w:p>
    <w:p w14:paraId="749AFD88" w14:textId="26899992" w:rsidR="00D2437D" w:rsidRPr="00C82E68" w:rsidRDefault="00F8729E" w:rsidP="00794276">
      <w:pPr>
        <w:jc w:val="center"/>
      </w:pPr>
      <w:r w:rsidRPr="00C82E68">
        <w:rPr>
          <w:b/>
        </w:rPr>
        <w:t xml:space="preserve">Slika 2.4.1. </w:t>
      </w:r>
      <w:r w:rsidRPr="00C82E68">
        <w:t>Primjer XML koda</w:t>
      </w:r>
    </w:p>
    <w:p w14:paraId="2197FDBF" w14:textId="191055F0" w:rsidR="00D2437D" w:rsidRPr="00C82E68" w:rsidRDefault="00D2437D" w:rsidP="00D2437D">
      <w:pPr>
        <w:pStyle w:val="Heading2"/>
      </w:pPr>
      <w:bookmarkStart w:id="10" w:name="_Toc119678539"/>
      <w:r w:rsidRPr="00C82E68">
        <w:lastRenderedPageBreak/>
        <w:t>Firebase</w:t>
      </w:r>
      <w:bookmarkEnd w:id="10"/>
    </w:p>
    <w:p w14:paraId="17C8C27D" w14:textId="7B8619E4" w:rsidR="008C05AE" w:rsidRPr="00C82E68" w:rsidRDefault="0021605B">
      <w:pPr>
        <w:spacing w:line="259" w:lineRule="auto"/>
        <w:jc w:val="left"/>
      </w:pPr>
      <w:r w:rsidRPr="00C82E68">
        <w:t xml:space="preserve">Firebase je </w:t>
      </w:r>
      <w:r w:rsidR="008C05AE" w:rsidRPr="00C82E68">
        <w:t>platforma istoimene tvrtke koja se koristi za razvoj mobilnih i web aplikacija pomoću koje se može brzo izraditi aplikacija i povećati bazu angažiranih korisnika. Platforma uključuje nekoliko dobro integriranih značajki koje se mogu kombinirati, te posjeduje alate za analitiku, pozadinske programe za mo</w:t>
      </w:r>
      <w:r w:rsidR="00A31551" w:rsidRPr="00C82E68">
        <w:t>b</w:t>
      </w:r>
      <w:r w:rsidR="008C05AE" w:rsidRPr="00C82E68">
        <w:t>ilne uređaje te alate za razvoj i maksimalno povećanje uspjeha aplikacija.</w:t>
      </w:r>
    </w:p>
    <w:p w14:paraId="629C38D6" w14:textId="77777777" w:rsidR="002A2ED1" w:rsidRPr="00C82E68" w:rsidRDefault="002A2ED1">
      <w:pPr>
        <w:spacing w:line="259" w:lineRule="auto"/>
        <w:jc w:val="left"/>
      </w:pPr>
    </w:p>
    <w:p w14:paraId="44042467" w14:textId="768F15D2" w:rsidR="008C05AE" w:rsidRPr="00C82E68" w:rsidRDefault="002A2ED1" w:rsidP="002A2ED1">
      <w:pPr>
        <w:spacing w:line="259" w:lineRule="auto"/>
        <w:jc w:val="center"/>
      </w:pPr>
      <w:r w:rsidRPr="00C82E68">
        <w:rPr>
          <w:noProof/>
        </w:rPr>
        <w:drawing>
          <wp:inline distT="0" distB="0" distL="0" distR="0" wp14:anchorId="6A45039C" wp14:editId="7C9BAE99">
            <wp:extent cx="5430008" cy="2438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ebase tablkkica.PNG"/>
                    <pic:cNvPicPr/>
                  </pic:nvPicPr>
                  <pic:blipFill>
                    <a:blip r:embed="rId18">
                      <a:extLst>
                        <a:ext uri="{28A0092B-C50C-407E-A947-70E740481C1C}">
                          <a14:useLocalDpi xmlns:a14="http://schemas.microsoft.com/office/drawing/2010/main" val="0"/>
                        </a:ext>
                      </a:extLst>
                    </a:blip>
                    <a:stretch>
                      <a:fillRect/>
                    </a:stretch>
                  </pic:blipFill>
                  <pic:spPr>
                    <a:xfrm>
                      <a:off x="0" y="0"/>
                      <a:ext cx="5430008" cy="2438740"/>
                    </a:xfrm>
                    <a:prstGeom prst="rect">
                      <a:avLst/>
                    </a:prstGeom>
                  </pic:spPr>
                </pic:pic>
              </a:graphicData>
            </a:graphic>
          </wp:inline>
        </w:drawing>
      </w:r>
    </w:p>
    <w:p w14:paraId="42FC309A" w14:textId="4FBAA334" w:rsidR="008C05AE" w:rsidRPr="00C82E68" w:rsidRDefault="008C05AE" w:rsidP="008C05AE">
      <w:pPr>
        <w:spacing w:line="259" w:lineRule="auto"/>
        <w:jc w:val="center"/>
      </w:pPr>
    </w:p>
    <w:p w14:paraId="492E5651" w14:textId="6CED3945" w:rsidR="008C05AE" w:rsidRPr="00C82E68" w:rsidRDefault="008C05AE" w:rsidP="008C05AE">
      <w:pPr>
        <w:spacing w:line="259" w:lineRule="auto"/>
        <w:jc w:val="center"/>
      </w:pPr>
      <w:r w:rsidRPr="00C82E68">
        <w:rPr>
          <w:b/>
        </w:rPr>
        <w:t xml:space="preserve">Slika 2.5.1. </w:t>
      </w:r>
      <w:r w:rsidRPr="006656CD">
        <w:t>Firebase</w:t>
      </w:r>
      <w:r w:rsidR="00130420" w:rsidRPr="00C82E68">
        <w:rPr>
          <w:i/>
        </w:rPr>
        <w:t xml:space="preserve"> </w:t>
      </w:r>
      <w:r w:rsidR="00130420" w:rsidRPr="00C82E68">
        <w:t>tablica</w:t>
      </w:r>
    </w:p>
    <w:p w14:paraId="7DFD0CD8" w14:textId="77777777" w:rsidR="008C05AE" w:rsidRPr="00C82E68" w:rsidRDefault="008C05AE" w:rsidP="008C05AE">
      <w:pPr>
        <w:spacing w:line="259" w:lineRule="auto"/>
        <w:jc w:val="center"/>
      </w:pPr>
    </w:p>
    <w:p w14:paraId="03230EB6" w14:textId="79C63FAF" w:rsidR="000E65B2" w:rsidRPr="00C82E68" w:rsidRDefault="008C05AE">
      <w:pPr>
        <w:spacing w:line="259" w:lineRule="auto"/>
        <w:jc w:val="left"/>
      </w:pPr>
      <w:r w:rsidRPr="00C82E68">
        <w:t>Firebase se koristi u ovom radu zato što omogućava pohranu podataka u stvarnom vremenu i što su ti podaci dostupni svugdje</w:t>
      </w:r>
      <w:r w:rsidR="0043665A" w:rsidRPr="00C82E68">
        <w:t xml:space="preserve"> u </w:t>
      </w:r>
      <w:r w:rsidRPr="00C82E68">
        <w:t>svijetu</w:t>
      </w:r>
      <w:r w:rsidR="000E65B2" w:rsidRPr="00C82E68">
        <w:t>.</w:t>
      </w:r>
      <w:r w:rsidR="00CA7268" w:rsidRPr="00C82E68">
        <w:t xml:space="preserve"> Za</w:t>
      </w:r>
      <w:r w:rsidR="00DD0468" w:rsidRPr="00C82E68">
        <w:t xml:space="preserve"> komunikaciju s </w:t>
      </w:r>
      <w:r w:rsidR="00CA7268" w:rsidRPr="00C82E68">
        <w:t>Firebase-</w:t>
      </w:r>
      <w:r w:rsidR="00DD0468" w:rsidRPr="00C82E68">
        <w:t>om</w:t>
      </w:r>
      <w:r w:rsidR="00CA7268" w:rsidRPr="00C82E68">
        <w:t xml:space="preserve"> je dovoljan pristup Internetu.</w:t>
      </w:r>
    </w:p>
    <w:p w14:paraId="7F9D0AC2" w14:textId="77777777" w:rsidR="000E65B2" w:rsidRPr="00C82E68" w:rsidRDefault="000E65B2">
      <w:pPr>
        <w:spacing w:line="259" w:lineRule="auto"/>
        <w:jc w:val="left"/>
      </w:pPr>
      <w:r w:rsidRPr="00C82E68">
        <w:br w:type="page"/>
      </w:r>
    </w:p>
    <w:p w14:paraId="6D4272A7" w14:textId="7D4B1766" w:rsidR="000E65B2" w:rsidRPr="00C82E68" w:rsidRDefault="000E65B2" w:rsidP="000E65B2">
      <w:pPr>
        <w:pStyle w:val="Heading2"/>
      </w:pPr>
      <w:bookmarkStart w:id="11" w:name="_Toc119678540"/>
      <w:r w:rsidRPr="00C82E68">
        <w:lastRenderedPageBreak/>
        <w:t>Senzori</w:t>
      </w:r>
      <w:r w:rsidR="007B6D63" w:rsidRPr="00C82E68">
        <w:t xml:space="preserve"> i kamera</w:t>
      </w:r>
      <w:bookmarkEnd w:id="11"/>
    </w:p>
    <w:p w14:paraId="2DA39D9C" w14:textId="089E0926" w:rsidR="000E65B2" w:rsidRPr="00C82E68" w:rsidRDefault="000E65B2" w:rsidP="000E65B2">
      <w:pPr>
        <w:spacing w:line="259" w:lineRule="auto"/>
        <w:jc w:val="left"/>
      </w:pPr>
      <w:r w:rsidRPr="00C82E68">
        <w:t xml:space="preserve">Gotovo svi Android uređaji imaju ugrađeno po nekoliko vrsta senzora pomoću kojih je moguće dobiti podatke o trenutnoj lokaciji, brzini kretanja te ubrzanju. Razne kretnje uređaja, kao što su drmanje i zakrivljenost, pokreću </w:t>
      </w:r>
      <w:r w:rsidR="009A7F0F" w:rsidRPr="00C82E68">
        <w:t>senzore za promatranje trodimenzionalnog položaja u prostoru. U ovom radu će se koristiti senzor pozicije koji koristi velik broj različitih metoda kako bi dostavio aplikacij</w:t>
      </w:r>
      <w:r w:rsidR="007D1CD2" w:rsidRPr="00C82E68">
        <w:t>i</w:t>
      </w:r>
      <w:r w:rsidR="009A7F0F" w:rsidRPr="00C82E68">
        <w:t xml:space="preserve"> informacije o položaju korisnika. U Android Studiju, takve metode se nazivaju dostavljači lokacije (engl. </w:t>
      </w:r>
      <w:r w:rsidR="009A7F0F" w:rsidRPr="00C82E68">
        <w:rPr>
          <w:i/>
        </w:rPr>
        <w:t>location providers</w:t>
      </w:r>
      <w:r w:rsidR="009A7F0F" w:rsidRPr="00C82E68">
        <w:t>)</w:t>
      </w:r>
      <w:r w:rsidR="009A7F0F" w:rsidRPr="00C82E68">
        <w:rPr>
          <w:i/>
        </w:rPr>
        <w:t xml:space="preserve"> </w:t>
      </w:r>
      <w:r w:rsidR="009A7F0F" w:rsidRPr="00C82E68">
        <w:t xml:space="preserve">i svaka se može koristiti na različite načine, ovisno o situaciji. Primjer dostavljača lokacije je GPS (engl. </w:t>
      </w:r>
      <w:r w:rsidR="009A7F0F" w:rsidRPr="00C82E68">
        <w:rPr>
          <w:i/>
        </w:rPr>
        <w:t>Global Positioning System</w:t>
      </w:r>
      <w:r w:rsidR="009A7F0F" w:rsidRPr="00C82E68">
        <w:t>) i mrežni dostavljači.</w:t>
      </w:r>
      <w:r w:rsidR="007B6D63" w:rsidRPr="00C82E68">
        <w:t xml:space="preserve"> Senzori položaja bit će upotrijebljeni u ovom radu kako bi se osigurala maksimalna udaljenost između pametnih uređaja koji skeniraju QR kod i uređaja koji generiraju taj isti kod.</w:t>
      </w:r>
    </w:p>
    <w:p w14:paraId="3AB2A52D" w14:textId="314D7C78" w:rsidR="00A32DE2" w:rsidRPr="00C82E68" w:rsidRDefault="009A7F0F" w:rsidP="000E65B2">
      <w:pPr>
        <w:spacing w:line="259" w:lineRule="auto"/>
        <w:jc w:val="left"/>
      </w:pPr>
      <w:r w:rsidRPr="00C82E68">
        <w:t xml:space="preserve">Osim </w:t>
      </w:r>
      <w:r w:rsidR="007B6D63" w:rsidRPr="00C82E68">
        <w:t xml:space="preserve">raznih </w:t>
      </w:r>
      <w:r w:rsidRPr="00C82E68">
        <w:t xml:space="preserve">senzora, </w:t>
      </w:r>
      <w:r w:rsidR="007B6D63" w:rsidRPr="00C82E68">
        <w:t>većina pametnih uređaja</w:t>
      </w:r>
      <w:r w:rsidR="00882926" w:rsidRPr="00C82E68">
        <w:t xml:space="preserve"> ima ugrađene i kamere </w:t>
      </w:r>
      <w:r w:rsidR="007B6D63" w:rsidRPr="00C82E68">
        <w:t>koje mogu poslužiti u razne svrhe</w:t>
      </w:r>
      <w:r w:rsidR="00A32DE2" w:rsidRPr="00C82E68">
        <w:t xml:space="preserve">, kao što je snimanje videa ili fotografiranje. U Android Studiju, pristup kameri se omogućuje dopuštenjem koje se mora upisati u </w:t>
      </w:r>
      <w:r w:rsidR="00A32DE2" w:rsidRPr="00C82E68">
        <w:rPr>
          <w:i/>
        </w:rPr>
        <w:t>Manifest</w:t>
      </w:r>
      <w:r w:rsidR="00A32DE2" w:rsidRPr="00C82E68">
        <w:t xml:space="preserve"> datoteku, a to dopuštenje je:</w:t>
      </w:r>
    </w:p>
    <w:p w14:paraId="17CC3925" w14:textId="7060D076" w:rsidR="00A32DE2" w:rsidRPr="00C82E68" w:rsidRDefault="00A32DE2" w:rsidP="00A32DE2">
      <w:pPr>
        <w:pStyle w:val="Code"/>
        <w:jc w:val="center"/>
        <w:rPr>
          <w:rFonts w:ascii="Times New Roman" w:hAnsi="Times New Roman" w:cs="Times New Roman"/>
        </w:rPr>
      </w:pPr>
      <w:r w:rsidRPr="00C82E68">
        <w:rPr>
          <w:rFonts w:ascii="Times New Roman" w:hAnsi="Times New Roman" w:cs="Times New Roman"/>
        </w:rPr>
        <w:t>&lt;uses-permission android:name="android.permission.CAMERA"/&gt;</w:t>
      </w:r>
      <w:r w:rsidR="007B6D63" w:rsidRPr="00C82E68">
        <w:rPr>
          <w:rFonts w:ascii="Times New Roman" w:hAnsi="Times New Roman" w:cs="Times New Roman"/>
        </w:rPr>
        <w:t>.</w:t>
      </w:r>
    </w:p>
    <w:p w14:paraId="4D2A1F60" w14:textId="77777777" w:rsidR="00A32DE2" w:rsidRPr="00C82E68" w:rsidRDefault="00A32DE2" w:rsidP="00A32DE2">
      <w:pPr>
        <w:pStyle w:val="Code"/>
        <w:rPr>
          <w:rFonts w:ascii="Times New Roman" w:hAnsi="Times New Roman" w:cs="Times New Roman"/>
        </w:rPr>
      </w:pPr>
    </w:p>
    <w:p w14:paraId="7DCC3586" w14:textId="0B28AA79" w:rsidR="007A24BB" w:rsidRPr="00C82E68" w:rsidRDefault="00A32DE2" w:rsidP="000E65B2">
      <w:pPr>
        <w:spacing w:line="259" w:lineRule="auto"/>
        <w:jc w:val="left"/>
      </w:pPr>
      <w:r w:rsidRPr="00C82E68">
        <w:t xml:space="preserve">Senzor kamere će se koristiti u ovom radu </w:t>
      </w:r>
      <w:r w:rsidR="009A7F0F" w:rsidRPr="00C82E68">
        <w:t xml:space="preserve">kako bi se očitao QR kod prilikom prijave studenta na predavanja. </w:t>
      </w:r>
    </w:p>
    <w:p w14:paraId="216B2714" w14:textId="77777777" w:rsidR="007A24BB" w:rsidRPr="00C82E68" w:rsidRDefault="007A24BB">
      <w:pPr>
        <w:spacing w:line="259" w:lineRule="auto"/>
        <w:jc w:val="left"/>
      </w:pPr>
      <w:r w:rsidRPr="00C82E68">
        <w:br w:type="page"/>
      </w:r>
    </w:p>
    <w:p w14:paraId="2A82D460" w14:textId="7B031908" w:rsidR="009A7F0F" w:rsidRPr="00C82E68" w:rsidRDefault="007A24BB" w:rsidP="007A24BB">
      <w:pPr>
        <w:pStyle w:val="Heading2"/>
      </w:pPr>
      <w:bookmarkStart w:id="12" w:name="_Toc119678541"/>
      <w:r w:rsidRPr="00C82E68">
        <w:lastRenderedPageBreak/>
        <w:t>AES algoritam za enkripciju</w:t>
      </w:r>
      <w:bookmarkEnd w:id="12"/>
    </w:p>
    <w:p w14:paraId="128D21D1" w14:textId="1F236641" w:rsidR="007A24BB" w:rsidRPr="00C82E68" w:rsidRDefault="007A24BB" w:rsidP="007A24BB">
      <w:r w:rsidRPr="00C82E68">
        <w:t>Kako bi se osigurala jed</w:t>
      </w:r>
      <w:r w:rsidR="00E62620" w:rsidRPr="00C82E68">
        <w:t>i</w:t>
      </w:r>
      <w:r w:rsidRPr="00C82E68">
        <w:t xml:space="preserve">nstvenost podataka, za enkripciju lozinki korišten je AES (engl. </w:t>
      </w:r>
      <w:r w:rsidRPr="00C82E68">
        <w:rPr>
          <w:i/>
        </w:rPr>
        <w:t>Advanced Encryption Standard</w:t>
      </w:r>
      <w:r w:rsidRPr="00C82E68">
        <w:t>) algoritam za enkripciju.</w:t>
      </w:r>
      <w:r w:rsidR="00427B69" w:rsidRPr="00C82E68">
        <w:t xml:space="preserve"> U ovom radu koristi se takozvani Rijndael sustav kojeg je uspostavio Nacionalni institut za standarde i tehnologiju SAD-a (NIST) u 2001. godini. Rijndaelovu blok šifru su razvila dva belgijska kriptografa, Joan Daemen i Vincent Rijmen</w:t>
      </w:r>
      <w:r w:rsidR="000F27E4" w:rsidRPr="00C82E68">
        <w:t xml:space="preserve"> [14]</w:t>
      </w:r>
      <w:r w:rsidR="00427B69" w:rsidRPr="00C82E68">
        <w:t xml:space="preserve">. </w:t>
      </w:r>
      <w:r w:rsidR="000F27E4" w:rsidRPr="00C82E68">
        <w:t>Karakteristike AES standarda su sljedeće:</w:t>
      </w:r>
    </w:p>
    <w:p w14:paraId="3FE624EB" w14:textId="77777777" w:rsidR="000F27E4" w:rsidRPr="00C82E68" w:rsidRDefault="000F27E4" w:rsidP="000F27E4">
      <w:pPr>
        <w:pStyle w:val="ListParagraph"/>
        <w:numPr>
          <w:ilvl w:val="0"/>
          <w:numId w:val="45"/>
        </w:numPr>
        <w:spacing w:line="259" w:lineRule="auto"/>
        <w:jc w:val="left"/>
      </w:pPr>
      <w:r w:rsidRPr="00C82E68">
        <w:t>Šifriranje simetričnim ključem i simetričnim blokom</w:t>
      </w:r>
    </w:p>
    <w:p w14:paraId="0CBC8792" w14:textId="77777777" w:rsidR="000F27E4" w:rsidRPr="00C82E68" w:rsidRDefault="000F27E4" w:rsidP="000F27E4">
      <w:pPr>
        <w:pStyle w:val="ListParagraph"/>
        <w:numPr>
          <w:ilvl w:val="0"/>
          <w:numId w:val="45"/>
        </w:numPr>
        <w:spacing w:line="259" w:lineRule="auto"/>
        <w:jc w:val="left"/>
      </w:pPr>
      <w:r w:rsidRPr="00C82E68">
        <w:t>128-bitni podaci, 128/192/256-bitni ključevi</w:t>
      </w:r>
    </w:p>
    <w:p w14:paraId="36634A80" w14:textId="77777777" w:rsidR="000F27E4" w:rsidRPr="00C82E68" w:rsidRDefault="000F27E4" w:rsidP="000F27E4">
      <w:pPr>
        <w:pStyle w:val="ListParagraph"/>
        <w:numPr>
          <w:ilvl w:val="0"/>
          <w:numId w:val="45"/>
        </w:numPr>
        <w:spacing w:line="259" w:lineRule="auto"/>
        <w:jc w:val="left"/>
      </w:pPr>
      <w:r w:rsidRPr="00C82E68">
        <w:t>Jači i brži od Triple DES-a</w:t>
      </w:r>
    </w:p>
    <w:p w14:paraId="3D1AB859" w14:textId="77777777" w:rsidR="000F27E4" w:rsidRPr="00C82E68" w:rsidRDefault="000F27E4" w:rsidP="000F27E4">
      <w:pPr>
        <w:pStyle w:val="ListParagraph"/>
        <w:numPr>
          <w:ilvl w:val="0"/>
          <w:numId w:val="45"/>
        </w:numPr>
        <w:spacing w:line="259" w:lineRule="auto"/>
        <w:jc w:val="left"/>
      </w:pPr>
      <w:r w:rsidRPr="00C82E68">
        <w:t>Isporučuje punu specifikaciju i pojedinosti o dizajnu</w:t>
      </w:r>
    </w:p>
    <w:p w14:paraId="521192A7" w14:textId="77777777" w:rsidR="000F27E4" w:rsidRPr="00C82E68" w:rsidRDefault="000F27E4" w:rsidP="000F27E4">
      <w:pPr>
        <w:pStyle w:val="ListParagraph"/>
        <w:numPr>
          <w:ilvl w:val="0"/>
          <w:numId w:val="45"/>
        </w:numPr>
        <w:spacing w:line="259" w:lineRule="auto"/>
        <w:jc w:val="left"/>
      </w:pPr>
      <w:r w:rsidRPr="00C82E68">
        <w:t>Softver koji se može implementirati u C programskom jeziku i JAVA-i</w:t>
      </w:r>
    </w:p>
    <w:p w14:paraId="47695B44" w14:textId="1BCB10A8" w:rsidR="00A427FA" w:rsidRPr="00C82E68" w:rsidRDefault="000F27E4" w:rsidP="000F27E4">
      <w:pPr>
        <w:pStyle w:val="ListParagraph"/>
        <w:numPr>
          <w:ilvl w:val="0"/>
          <w:numId w:val="45"/>
        </w:numPr>
        <w:spacing w:line="259" w:lineRule="auto"/>
        <w:jc w:val="left"/>
      </w:pPr>
      <w:r w:rsidRPr="00C82E68">
        <w:t>Enkriptiranje korisničkih lozinki, podataka o QR kodu itd.</w:t>
      </w:r>
    </w:p>
    <w:p w14:paraId="584AC81C" w14:textId="77777777" w:rsidR="00A427FA" w:rsidRPr="00C82E68" w:rsidRDefault="00A427FA" w:rsidP="00A427FA">
      <w:pPr>
        <w:pStyle w:val="ListParagraph"/>
        <w:spacing w:line="259" w:lineRule="auto"/>
        <w:jc w:val="left"/>
      </w:pPr>
    </w:p>
    <w:p w14:paraId="7852D753" w14:textId="45FA2594" w:rsidR="00A427FA" w:rsidRPr="00C82E68" w:rsidRDefault="00A427FA" w:rsidP="00A427FA">
      <w:pPr>
        <w:spacing w:line="259" w:lineRule="auto"/>
        <w:jc w:val="center"/>
      </w:pPr>
      <w:r w:rsidRPr="00C82E68">
        <w:rPr>
          <w:noProof/>
        </w:rPr>
        <w:drawing>
          <wp:inline distT="0" distB="0" distL="0" distR="0" wp14:anchorId="58EAD522" wp14:editId="799C11D2">
            <wp:extent cx="5939790" cy="306514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ES primjer.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3065145"/>
                    </a:xfrm>
                    <a:prstGeom prst="rect">
                      <a:avLst/>
                    </a:prstGeom>
                  </pic:spPr>
                </pic:pic>
              </a:graphicData>
            </a:graphic>
          </wp:inline>
        </w:drawing>
      </w:r>
    </w:p>
    <w:p w14:paraId="2880862B" w14:textId="0EEF7244" w:rsidR="00A427FA" w:rsidRPr="00C82E68" w:rsidRDefault="00A427FA" w:rsidP="00A427FA">
      <w:pPr>
        <w:spacing w:line="259" w:lineRule="auto"/>
        <w:jc w:val="center"/>
      </w:pPr>
      <w:r w:rsidRPr="00C82E68">
        <w:rPr>
          <w:b/>
        </w:rPr>
        <w:t xml:space="preserve">Slika 2.7.1. </w:t>
      </w:r>
      <w:r w:rsidRPr="00C82E68">
        <w:t>Primjer funkcije u Kotlinu za enkripciju pomoću AES standarda</w:t>
      </w:r>
    </w:p>
    <w:p w14:paraId="2931F897" w14:textId="7364AD22" w:rsidR="008625B6" w:rsidRPr="00C82E68" w:rsidRDefault="000E65B2" w:rsidP="00A427FA">
      <w:pPr>
        <w:spacing w:line="259" w:lineRule="auto"/>
        <w:jc w:val="left"/>
      </w:pPr>
      <w:r w:rsidRPr="00C82E68">
        <w:br w:type="page"/>
      </w:r>
    </w:p>
    <w:p w14:paraId="728716F3" w14:textId="0BCA2B42" w:rsidR="000E65B2" w:rsidRDefault="00FA6AEF" w:rsidP="008625B6">
      <w:pPr>
        <w:pStyle w:val="Heading1"/>
      </w:pPr>
      <w:bookmarkStart w:id="13" w:name="_Toc119678542"/>
      <w:r w:rsidRPr="00C82E68">
        <w:lastRenderedPageBreak/>
        <w:t>RAZVOJ APLIKACIJE ZA VOĐENJE EVIDENCIJE PRISUTNOSTI NA NASTAVI</w:t>
      </w:r>
      <w:bookmarkEnd w:id="13"/>
    </w:p>
    <w:p w14:paraId="65EA2D89" w14:textId="0AB1B878" w:rsidR="00F260FD" w:rsidRPr="00F260FD" w:rsidRDefault="00F260FD" w:rsidP="00F260FD">
      <w:r>
        <w:t>U ovom poglavlju će se opisati korisnički zahtjevi na aplikaciju, dijagrami toka za aplikaciju za profesore i studente te arhitekturalni dizajn sustava.</w:t>
      </w:r>
    </w:p>
    <w:p w14:paraId="561BE74A" w14:textId="77777777" w:rsidR="00FA6AEF" w:rsidRPr="00C82E68" w:rsidRDefault="00FA6AEF" w:rsidP="00FA6AEF"/>
    <w:p w14:paraId="26D054F1" w14:textId="3EC717B3" w:rsidR="00FA6AEF" w:rsidRPr="00C82E68" w:rsidRDefault="00FA6AEF" w:rsidP="00FA6AEF">
      <w:pPr>
        <w:pStyle w:val="Heading2"/>
      </w:pPr>
      <w:bookmarkStart w:id="14" w:name="_Toc119678543"/>
      <w:r w:rsidRPr="00C82E68">
        <w:t>Korisnički zahtjevi</w:t>
      </w:r>
      <w:bookmarkEnd w:id="14"/>
    </w:p>
    <w:p w14:paraId="271365C2" w14:textId="03ABA249" w:rsidR="00FA6AEF" w:rsidRPr="00C82E68" w:rsidRDefault="00FA6AEF" w:rsidP="00FA6AEF">
      <w:r w:rsidRPr="00C82E68">
        <w:t>Prije početka izrade same aplikacije potrebno je postaviti korisničke zahtjeve. Aplikacija služi za prijavljivanje studenata na nastavu i imat će dvije vrste korisnika: profesore i studente.</w:t>
      </w:r>
      <w:r w:rsidR="0058347E" w:rsidRPr="00C82E68">
        <w:t xml:space="preserve"> Pošto postoje dvije vrste korisnika, svaki će imati svoju aplikaciju, odnosno, radit će se dvije aplikacije</w:t>
      </w:r>
      <w:r w:rsidRPr="00C82E68">
        <w:t>.</w:t>
      </w:r>
      <w:r w:rsidR="0058347E" w:rsidRPr="00C82E68">
        <w:t xml:space="preserve"> Jedna aplikacija će biti za profesore, a</w:t>
      </w:r>
      <w:r w:rsidRPr="00C82E68">
        <w:t xml:space="preserve"> </w:t>
      </w:r>
      <w:r w:rsidR="0058347E" w:rsidRPr="00C82E68">
        <w:t>druga za studente. Svaka od aplikacija će imati svoje zahtjeve.</w:t>
      </w:r>
    </w:p>
    <w:p w14:paraId="6A7D7441" w14:textId="7993306C" w:rsidR="0058347E" w:rsidRPr="00C82E68" w:rsidRDefault="0058347E" w:rsidP="00FA6AEF">
      <w:r w:rsidRPr="00C82E68">
        <w:t>Aplikacija za studente će imati sljedeće zahtjeve:</w:t>
      </w:r>
    </w:p>
    <w:p w14:paraId="1EB5A489" w14:textId="23390C16" w:rsidR="0058347E" w:rsidRPr="00C82E68" w:rsidRDefault="0058347E" w:rsidP="0058347E">
      <w:pPr>
        <w:pStyle w:val="ListParagraph"/>
        <w:numPr>
          <w:ilvl w:val="0"/>
          <w:numId w:val="43"/>
        </w:numPr>
      </w:pPr>
      <w:r w:rsidRPr="00C82E68">
        <w:t>Prijava u sustav – za prijavu u sustav potrebno je unijeti ispravan ID korisnika i odgovarajuću lozinku</w:t>
      </w:r>
    </w:p>
    <w:p w14:paraId="5E916774" w14:textId="59415CCA" w:rsidR="0058347E" w:rsidRPr="00C82E68" w:rsidRDefault="0058347E" w:rsidP="0058347E">
      <w:pPr>
        <w:pStyle w:val="ListParagraph"/>
        <w:numPr>
          <w:ilvl w:val="0"/>
          <w:numId w:val="43"/>
        </w:numPr>
      </w:pPr>
      <w:r w:rsidRPr="00C82E68">
        <w:t>Promjena lozinke – za slučaj da je korisnik zaboravio lozinku ili želi kreirati svoju lozinku</w:t>
      </w:r>
    </w:p>
    <w:p w14:paraId="7F3B8F19" w14:textId="122D5BCD" w:rsidR="0058347E" w:rsidRPr="00C82E68" w:rsidRDefault="0058347E" w:rsidP="0058347E">
      <w:pPr>
        <w:pStyle w:val="ListParagraph"/>
        <w:numPr>
          <w:ilvl w:val="0"/>
          <w:numId w:val="43"/>
        </w:numPr>
      </w:pPr>
      <w:r w:rsidRPr="00C82E68">
        <w:t>Pregled podataka o prisutnosti za pojedini kolegij</w:t>
      </w:r>
    </w:p>
    <w:p w14:paraId="71277F97" w14:textId="0A78274A" w:rsidR="0058347E" w:rsidRPr="00C82E68" w:rsidRDefault="0058347E" w:rsidP="0058347E">
      <w:pPr>
        <w:pStyle w:val="ListParagraph"/>
        <w:numPr>
          <w:ilvl w:val="0"/>
          <w:numId w:val="43"/>
        </w:numPr>
      </w:pPr>
      <w:r w:rsidRPr="00C82E68">
        <w:t>Skeniranje QR koda za prijavu na nastavu</w:t>
      </w:r>
    </w:p>
    <w:p w14:paraId="3E87F343" w14:textId="2A1ED551" w:rsidR="0058347E" w:rsidRPr="00C82E68" w:rsidRDefault="0058347E" w:rsidP="0058347E">
      <w:pPr>
        <w:pStyle w:val="ListParagraph"/>
        <w:numPr>
          <w:ilvl w:val="0"/>
          <w:numId w:val="43"/>
        </w:numPr>
      </w:pPr>
      <w:r w:rsidRPr="00C82E68">
        <w:t>P</w:t>
      </w:r>
      <w:r w:rsidR="006553B3" w:rsidRPr="00C82E68">
        <w:t>rikaz korisničkog profila s podacima o korisniku</w:t>
      </w:r>
    </w:p>
    <w:p w14:paraId="444F81B1" w14:textId="041C31B0" w:rsidR="0058347E" w:rsidRPr="00C82E68" w:rsidRDefault="0058347E" w:rsidP="0058347E">
      <w:r w:rsidRPr="00C82E68">
        <w:t>Aplikacija za profesore će imati sljedeće zahtjeve:</w:t>
      </w:r>
    </w:p>
    <w:p w14:paraId="48AACD62" w14:textId="663B73DF" w:rsidR="0058347E" w:rsidRPr="00C82E68" w:rsidRDefault="0058347E" w:rsidP="0058347E">
      <w:pPr>
        <w:pStyle w:val="ListParagraph"/>
        <w:numPr>
          <w:ilvl w:val="0"/>
          <w:numId w:val="44"/>
        </w:numPr>
      </w:pPr>
      <w:r w:rsidRPr="00C82E68">
        <w:t>Prijava u sustav – za prijavu u sustav potrebno je unijeti ispravan ID korisnika i odgovarajuću lozinku</w:t>
      </w:r>
    </w:p>
    <w:p w14:paraId="01B478A1" w14:textId="77777777" w:rsidR="0058347E" w:rsidRPr="00C82E68" w:rsidRDefault="0058347E" w:rsidP="0058347E">
      <w:pPr>
        <w:pStyle w:val="ListParagraph"/>
        <w:numPr>
          <w:ilvl w:val="0"/>
          <w:numId w:val="44"/>
        </w:numPr>
      </w:pPr>
      <w:r w:rsidRPr="00C82E68">
        <w:t>Promjena lozinke – za slučaj da je korisnik zaboravio lozinku ili da želi kreirati svoju lozinku</w:t>
      </w:r>
    </w:p>
    <w:p w14:paraId="11D9293A" w14:textId="0446EF93" w:rsidR="0058347E" w:rsidRPr="00C82E68" w:rsidRDefault="0058347E" w:rsidP="0058347E">
      <w:pPr>
        <w:pStyle w:val="ListParagraph"/>
        <w:numPr>
          <w:ilvl w:val="0"/>
          <w:numId w:val="44"/>
        </w:numPr>
      </w:pPr>
      <w:r w:rsidRPr="00C82E68">
        <w:t>Kreiranje QR koda – za evidentiranje prisutnosti studenata na pojedini kolegij</w:t>
      </w:r>
    </w:p>
    <w:p w14:paraId="30619C31" w14:textId="7303CF0C" w:rsidR="0058347E" w:rsidRPr="00C82E68" w:rsidRDefault="0058347E" w:rsidP="0058347E">
      <w:pPr>
        <w:pStyle w:val="ListParagraph"/>
        <w:numPr>
          <w:ilvl w:val="0"/>
          <w:numId w:val="44"/>
        </w:numPr>
      </w:pPr>
      <w:r w:rsidRPr="00C82E68">
        <w:t>Spremanje popisa u bazu podataka nakon evidentiranja studenata</w:t>
      </w:r>
    </w:p>
    <w:p w14:paraId="742AE27D" w14:textId="6F073B81" w:rsidR="0058347E" w:rsidRPr="00C82E68" w:rsidRDefault="0058347E" w:rsidP="0058347E">
      <w:pPr>
        <w:pStyle w:val="ListParagraph"/>
        <w:numPr>
          <w:ilvl w:val="0"/>
          <w:numId w:val="44"/>
        </w:numPr>
      </w:pPr>
      <w:r w:rsidRPr="00C82E68">
        <w:t>Pregled podataka o prisutnosti pojedinih studenata</w:t>
      </w:r>
    </w:p>
    <w:p w14:paraId="64B1048A" w14:textId="7BEA3AD2" w:rsidR="0058347E" w:rsidRPr="00C82E68" w:rsidRDefault="0058347E" w:rsidP="005E7BD0">
      <w:pPr>
        <w:pStyle w:val="ListParagraph"/>
        <w:numPr>
          <w:ilvl w:val="0"/>
          <w:numId w:val="44"/>
        </w:numPr>
      </w:pPr>
      <w:r w:rsidRPr="00C82E68">
        <w:t>Kreiranje tablice s popisom svih studenata i slanje na e-mail</w:t>
      </w:r>
    </w:p>
    <w:p w14:paraId="683A9E16" w14:textId="7EFF1C5C" w:rsidR="004F1E13" w:rsidRPr="00C82E68" w:rsidRDefault="006553B3" w:rsidP="005E7BD0">
      <w:pPr>
        <w:pStyle w:val="ListParagraph"/>
        <w:numPr>
          <w:ilvl w:val="0"/>
          <w:numId w:val="42"/>
        </w:numPr>
      </w:pPr>
      <w:r w:rsidRPr="00C82E68">
        <w:t>Prikaz korisničkog profila s podacima o korisniku</w:t>
      </w:r>
    </w:p>
    <w:p w14:paraId="55EAAA60" w14:textId="2D5163FC" w:rsidR="004F1E13" w:rsidRPr="00C82E68" w:rsidRDefault="004F1E13" w:rsidP="004F1E13"/>
    <w:p w14:paraId="59FA5D68" w14:textId="3B683506" w:rsidR="00A96541" w:rsidRPr="00C82E68" w:rsidRDefault="00A96541" w:rsidP="005E7BD0">
      <w:pPr>
        <w:pStyle w:val="Heading2"/>
      </w:pPr>
      <w:bookmarkStart w:id="15" w:name="_Toc119678544"/>
      <w:r w:rsidRPr="00C82E68">
        <w:lastRenderedPageBreak/>
        <w:t>Dijagram toka</w:t>
      </w:r>
      <w:bookmarkEnd w:id="15"/>
    </w:p>
    <w:p w14:paraId="27C706B7" w14:textId="4115AB61" w:rsidR="006553B3" w:rsidRPr="00C82E68" w:rsidRDefault="006553B3" w:rsidP="006553B3">
      <w:r w:rsidRPr="00C82E68">
        <w:t xml:space="preserve">Kako bi bio jasan tijek aplikacije izrađen je dijagram toka. Ovaj dijagram prikazuje sve promjene od pokretanja aplikacije preko korištenja do odjave korisnika. </w:t>
      </w:r>
      <w:r w:rsidR="00FE42AD" w:rsidRPr="00C82E68">
        <w:t xml:space="preserve">Na slici </w:t>
      </w:r>
      <w:r w:rsidRPr="00C82E68">
        <w:t>3.2.1</w:t>
      </w:r>
      <w:r w:rsidR="00FE42AD" w:rsidRPr="00C82E68">
        <w:t xml:space="preserve"> prikazan je </w:t>
      </w:r>
      <w:r w:rsidRPr="00C82E68">
        <w:t>dijagram toka aplikacije za profesore.</w:t>
      </w:r>
    </w:p>
    <w:p w14:paraId="32C54E8D" w14:textId="2DD7FED6" w:rsidR="006553B3" w:rsidRPr="00C82E68" w:rsidRDefault="006553B3" w:rsidP="006553B3">
      <w:r w:rsidRPr="00C82E68">
        <w:rPr>
          <w:noProof/>
        </w:rPr>
        <w:drawing>
          <wp:inline distT="0" distB="0" distL="0" distR="0" wp14:anchorId="3048DD3E" wp14:editId="2F3B6856">
            <wp:extent cx="5939790" cy="61206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6120627"/>
                    </a:xfrm>
                    <a:prstGeom prst="rect">
                      <a:avLst/>
                    </a:prstGeom>
                  </pic:spPr>
                </pic:pic>
              </a:graphicData>
            </a:graphic>
          </wp:inline>
        </w:drawing>
      </w:r>
    </w:p>
    <w:p w14:paraId="52582A8A" w14:textId="775C8E10" w:rsidR="006553B3" w:rsidRPr="00C82E68" w:rsidRDefault="006553B3" w:rsidP="006553B3">
      <w:pPr>
        <w:jc w:val="center"/>
      </w:pPr>
      <w:r w:rsidRPr="00C82E68">
        <w:rPr>
          <w:b/>
        </w:rPr>
        <w:t xml:space="preserve">Slika 3.2.1. </w:t>
      </w:r>
      <w:r w:rsidR="00FE42AD" w:rsidRPr="00C82E68">
        <w:t>Dijagram toka za aplikaciju za profesore</w:t>
      </w:r>
    </w:p>
    <w:p w14:paraId="34C2F63F" w14:textId="29380FA0" w:rsidR="00FE42AD" w:rsidRPr="00C82E68" w:rsidRDefault="00FE42AD" w:rsidP="006553B3">
      <w:pPr>
        <w:jc w:val="center"/>
      </w:pPr>
    </w:p>
    <w:p w14:paraId="66BC23BF" w14:textId="5AB4402F" w:rsidR="00FE42AD" w:rsidRPr="00C82E68" w:rsidRDefault="00FE42AD" w:rsidP="006553B3">
      <w:pPr>
        <w:jc w:val="center"/>
      </w:pPr>
    </w:p>
    <w:p w14:paraId="500F3732" w14:textId="77777777" w:rsidR="00FE42AD" w:rsidRPr="00C82E68" w:rsidRDefault="00FE42AD" w:rsidP="006553B3">
      <w:pPr>
        <w:jc w:val="center"/>
      </w:pPr>
    </w:p>
    <w:p w14:paraId="26CF462D" w14:textId="76FAA6BD" w:rsidR="00FE42AD" w:rsidRPr="00C82E68" w:rsidRDefault="00FE42AD" w:rsidP="00FE42AD">
      <w:r w:rsidRPr="00C82E68">
        <w:lastRenderedPageBreak/>
        <w:t>Dijagram toka za aplikaciju za studente prikazan je na slici 3.2.2.</w:t>
      </w:r>
    </w:p>
    <w:p w14:paraId="08DB8FA2" w14:textId="17FABA15" w:rsidR="003B21AC" w:rsidRPr="00C82E68" w:rsidRDefault="003B21AC" w:rsidP="00FE42AD">
      <w:r w:rsidRPr="00C82E68">
        <w:rPr>
          <w:noProof/>
        </w:rPr>
        <w:drawing>
          <wp:inline distT="0" distB="0" distL="0" distR="0" wp14:anchorId="0201632D" wp14:editId="3C8A12A9">
            <wp:extent cx="5939790" cy="54991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5499100"/>
                    </a:xfrm>
                    <a:prstGeom prst="rect">
                      <a:avLst/>
                    </a:prstGeom>
                  </pic:spPr>
                </pic:pic>
              </a:graphicData>
            </a:graphic>
          </wp:inline>
        </w:drawing>
      </w:r>
    </w:p>
    <w:p w14:paraId="2675827B" w14:textId="1C1868E7" w:rsidR="00A96541" w:rsidRPr="00C82E68" w:rsidRDefault="003B21AC" w:rsidP="003B21AC">
      <w:pPr>
        <w:jc w:val="center"/>
      </w:pPr>
      <w:r w:rsidRPr="00C82E68">
        <w:rPr>
          <w:b/>
        </w:rPr>
        <w:t xml:space="preserve">Slika 3.2.2. </w:t>
      </w:r>
      <w:r w:rsidRPr="00C82E68">
        <w:t xml:space="preserve">Dijagram toka za aplikaciju za studente </w:t>
      </w:r>
    </w:p>
    <w:p w14:paraId="6F7D2CDF" w14:textId="58379899" w:rsidR="003B21AC" w:rsidRPr="00C82E68" w:rsidRDefault="003B21AC" w:rsidP="003B21AC">
      <w:pPr>
        <w:jc w:val="center"/>
      </w:pPr>
    </w:p>
    <w:p w14:paraId="67E61DC4" w14:textId="5AF67AD5" w:rsidR="00BE06D8" w:rsidRPr="00C82E68" w:rsidRDefault="00BE06D8" w:rsidP="003B21AC">
      <w:pPr>
        <w:jc w:val="center"/>
      </w:pPr>
    </w:p>
    <w:p w14:paraId="3CD31951" w14:textId="097F0D66" w:rsidR="00BE06D8" w:rsidRPr="00C82E68" w:rsidRDefault="00BE06D8" w:rsidP="003B21AC">
      <w:pPr>
        <w:jc w:val="center"/>
      </w:pPr>
    </w:p>
    <w:p w14:paraId="6A31B4C7" w14:textId="0FF13560" w:rsidR="00BE06D8" w:rsidRPr="00C82E68" w:rsidRDefault="00BE06D8" w:rsidP="003B21AC">
      <w:pPr>
        <w:jc w:val="center"/>
      </w:pPr>
    </w:p>
    <w:p w14:paraId="339959C0" w14:textId="77777777" w:rsidR="00BE06D8" w:rsidRPr="00C82E68" w:rsidRDefault="00BE06D8" w:rsidP="003B21AC">
      <w:pPr>
        <w:jc w:val="center"/>
      </w:pPr>
    </w:p>
    <w:p w14:paraId="25AB99E6" w14:textId="51A4F1D0" w:rsidR="003B21AC" w:rsidRPr="00C82E68" w:rsidRDefault="003B21AC" w:rsidP="003B21AC">
      <w:pPr>
        <w:pStyle w:val="Heading2"/>
      </w:pPr>
      <w:bookmarkStart w:id="16" w:name="_Toc119678545"/>
      <w:r w:rsidRPr="00C82E68">
        <w:lastRenderedPageBreak/>
        <w:t>Arhitekturalni dizaj</w:t>
      </w:r>
      <w:r w:rsidR="00A4454D" w:rsidRPr="00C82E68">
        <w:t>n</w:t>
      </w:r>
      <w:r w:rsidRPr="00C82E68">
        <w:t xml:space="preserve"> sustava</w:t>
      </w:r>
      <w:bookmarkEnd w:id="16"/>
    </w:p>
    <w:p w14:paraId="31B3AD96" w14:textId="70ED82E7" w:rsidR="003B21AC" w:rsidRPr="00C82E68" w:rsidRDefault="003B21AC" w:rsidP="003B21AC">
      <w:r w:rsidRPr="00C82E68">
        <w:t>Za izradu aplikacija odabrana je MVP (</w:t>
      </w:r>
      <w:r w:rsidRPr="00C82E68">
        <w:rPr>
          <w:i/>
        </w:rPr>
        <w:t>Model-View-Presenter</w:t>
      </w:r>
      <w:r w:rsidRPr="00C82E68">
        <w:t xml:space="preserve">) arhitektura koja predstavlja derivaciju </w:t>
      </w:r>
      <w:r w:rsidRPr="00C82E68">
        <w:rPr>
          <w:i/>
        </w:rPr>
        <w:t xml:space="preserve">Model-View-Controler </w:t>
      </w:r>
      <w:r w:rsidRPr="00C82E68">
        <w:t>arhitekture i upotrebljava se za izradu korisničkih sučelja [</w:t>
      </w:r>
      <w:r w:rsidR="00A4454D" w:rsidRPr="00C82E68">
        <w:t>13</w:t>
      </w:r>
      <w:r w:rsidRPr="00C82E68">
        <w:t>]</w:t>
      </w:r>
      <w:r w:rsidR="00A4454D" w:rsidRPr="00C82E68">
        <w:t xml:space="preserve">. MVP arhitektura se sastoji od tri dijela koji su međusobno povezani. </w:t>
      </w:r>
      <w:r w:rsidR="00A4454D" w:rsidRPr="00C82E68">
        <w:rPr>
          <w:i/>
        </w:rPr>
        <w:t xml:space="preserve">Model </w:t>
      </w:r>
      <w:r w:rsidR="00A4454D" w:rsidRPr="00C82E68">
        <w:t xml:space="preserve">sadrži sve modele koje aplikacija koristi, kao što su podaci o korisnicima i očitavanje podataka sa senzora za lokaciju. </w:t>
      </w:r>
      <w:r w:rsidR="00A4454D" w:rsidRPr="00C82E68">
        <w:rPr>
          <w:i/>
        </w:rPr>
        <w:t xml:space="preserve">View </w:t>
      </w:r>
      <w:r w:rsidR="00A4454D" w:rsidRPr="00C82E68">
        <w:t xml:space="preserve">dio arhitekture se brine za sve ono što je „vidljivo korisniku“, kao što je prikaz korisničkog sučelja, teksta... </w:t>
      </w:r>
      <w:r w:rsidR="00A4454D" w:rsidRPr="00C82E68">
        <w:rPr>
          <w:i/>
        </w:rPr>
        <w:t xml:space="preserve">Presenter </w:t>
      </w:r>
      <w:r w:rsidR="00A4454D" w:rsidRPr="00C82E68">
        <w:t xml:space="preserve">povezuje </w:t>
      </w:r>
      <w:r w:rsidR="00A4454D" w:rsidRPr="00C82E68">
        <w:rPr>
          <w:i/>
        </w:rPr>
        <w:t xml:space="preserve">Model </w:t>
      </w:r>
      <w:r w:rsidR="00A4454D" w:rsidRPr="00C82E68">
        <w:t xml:space="preserve">i </w:t>
      </w:r>
      <w:r w:rsidR="00A4454D" w:rsidRPr="00C82E68">
        <w:rPr>
          <w:i/>
        </w:rPr>
        <w:t>View,</w:t>
      </w:r>
      <w:r w:rsidR="00A4454D" w:rsidRPr="00C82E68">
        <w:t xml:space="preserve"> koristi podatke iz modela kako bi ih prikazao na zaslonu korisnika. Dijagram za </w:t>
      </w:r>
      <w:r w:rsidR="00A4454D" w:rsidRPr="00C82E68">
        <w:rPr>
          <w:i/>
        </w:rPr>
        <w:t>Model-View-Presenter</w:t>
      </w:r>
      <w:r w:rsidR="00A4454D" w:rsidRPr="00C82E68">
        <w:t xml:space="preserve"> je prikazan na slici 3.3.1.</w:t>
      </w:r>
    </w:p>
    <w:p w14:paraId="62C3BDF8" w14:textId="36356888" w:rsidR="00A4454D" w:rsidRPr="00C82E68" w:rsidRDefault="00A4454D" w:rsidP="00A4454D">
      <w:pPr>
        <w:jc w:val="center"/>
      </w:pPr>
      <w:r w:rsidRPr="00C82E68">
        <w:rPr>
          <w:noProof/>
        </w:rPr>
        <w:drawing>
          <wp:inline distT="0" distB="0" distL="0" distR="0" wp14:anchorId="37E92939" wp14:editId="2E776A4A">
            <wp:extent cx="3308350" cy="2741204"/>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 (3).png"/>
                    <pic:cNvPicPr/>
                  </pic:nvPicPr>
                  <pic:blipFill>
                    <a:blip r:embed="rId22">
                      <a:extLst>
                        <a:ext uri="{28A0092B-C50C-407E-A947-70E740481C1C}">
                          <a14:useLocalDpi xmlns:a14="http://schemas.microsoft.com/office/drawing/2010/main" val="0"/>
                        </a:ext>
                      </a:extLst>
                    </a:blip>
                    <a:stretch>
                      <a:fillRect/>
                    </a:stretch>
                  </pic:blipFill>
                  <pic:spPr>
                    <a:xfrm>
                      <a:off x="0" y="0"/>
                      <a:ext cx="3309322" cy="2742009"/>
                    </a:xfrm>
                    <a:prstGeom prst="rect">
                      <a:avLst/>
                    </a:prstGeom>
                  </pic:spPr>
                </pic:pic>
              </a:graphicData>
            </a:graphic>
          </wp:inline>
        </w:drawing>
      </w:r>
    </w:p>
    <w:p w14:paraId="39F80678" w14:textId="36693AD4" w:rsidR="00A4454D" w:rsidRPr="00C82E68" w:rsidRDefault="00A4454D" w:rsidP="00A4454D">
      <w:pPr>
        <w:jc w:val="center"/>
      </w:pPr>
      <w:r w:rsidRPr="00C82E68">
        <w:rPr>
          <w:b/>
        </w:rPr>
        <w:t xml:space="preserve">Slika 3.3.1. </w:t>
      </w:r>
      <w:r w:rsidR="00AA0055" w:rsidRPr="00C82E68">
        <w:rPr>
          <w:i/>
        </w:rPr>
        <w:t xml:space="preserve">Model-View-Presenter </w:t>
      </w:r>
      <w:r w:rsidR="00AA0055" w:rsidRPr="00C82E68">
        <w:t>dijagram</w:t>
      </w:r>
    </w:p>
    <w:p w14:paraId="7E02AAC8" w14:textId="475EBDB5" w:rsidR="00310D16" w:rsidRPr="00C82E68" w:rsidRDefault="00310D16" w:rsidP="00A4454D">
      <w:pPr>
        <w:jc w:val="center"/>
      </w:pPr>
    </w:p>
    <w:p w14:paraId="18A096C2" w14:textId="0904D028" w:rsidR="00310D16" w:rsidRPr="00C82E68" w:rsidRDefault="00310D16" w:rsidP="00310D16">
      <w:r w:rsidRPr="00C82E68">
        <w:t>Struktura koda prikazana je na slici 3.3.2., sastoji se od četiri skupine koje surađuju i nadopunjuju se kako bi pregled koda bio što lakši. Te skupine su:</w:t>
      </w:r>
    </w:p>
    <w:p w14:paraId="613FD5FC" w14:textId="40F6A309" w:rsidR="00310D16" w:rsidRPr="00C82E68" w:rsidRDefault="00310D16" w:rsidP="00310D16">
      <w:pPr>
        <w:pStyle w:val="ListParagraph"/>
        <w:numPr>
          <w:ilvl w:val="0"/>
          <w:numId w:val="42"/>
        </w:numPr>
      </w:pPr>
      <w:r w:rsidRPr="00C82E68">
        <w:rPr>
          <w:i/>
        </w:rPr>
        <w:t>View</w:t>
      </w:r>
      <w:r w:rsidRPr="00C82E68">
        <w:t xml:space="preserve"> – </w:t>
      </w:r>
      <w:r w:rsidR="00087675" w:rsidRPr="00C82E68">
        <w:t>b</w:t>
      </w:r>
      <w:r w:rsidRPr="00C82E68">
        <w:t>rine se a prikaz podataka na zaslonu uređaja</w:t>
      </w:r>
    </w:p>
    <w:p w14:paraId="0A0B08F6" w14:textId="7074C87A" w:rsidR="00310D16" w:rsidRPr="00C82E68" w:rsidRDefault="00310D16" w:rsidP="00310D16">
      <w:pPr>
        <w:pStyle w:val="ListParagraph"/>
        <w:numPr>
          <w:ilvl w:val="0"/>
          <w:numId w:val="42"/>
        </w:numPr>
      </w:pPr>
      <w:r w:rsidRPr="00C82E68">
        <w:rPr>
          <w:i/>
        </w:rPr>
        <w:t xml:space="preserve">Presenter </w:t>
      </w:r>
      <w:r w:rsidRPr="00C82E68">
        <w:t xml:space="preserve">– dohvaća podatke i prosljeđuje ih </w:t>
      </w:r>
      <w:r w:rsidRPr="00C82E68">
        <w:rPr>
          <w:i/>
        </w:rPr>
        <w:t xml:space="preserve">View </w:t>
      </w:r>
      <w:r w:rsidRPr="00C82E68">
        <w:t>dijelu</w:t>
      </w:r>
    </w:p>
    <w:p w14:paraId="4B3BD300" w14:textId="01233EA5" w:rsidR="00310D16" w:rsidRPr="00C82E68" w:rsidRDefault="00310D16" w:rsidP="00310D16">
      <w:pPr>
        <w:pStyle w:val="ListParagraph"/>
        <w:numPr>
          <w:ilvl w:val="0"/>
          <w:numId w:val="42"/>
        </w:numPr>
      </w:pPr>
      <w:r w:rsidRPr="00C82E68">
        <w:rPr>
          <w:i/>
        </w:rPr>
        <w:t xml:space="preserve">Interactor </w:t>
      </w:r>
      <w:r w:rsidRPr="00C82E68">
        <w:t xml:space="preserve">– </w:t>
      </w:r>
      <w:r w:rsidRPr="00C82E68">
        <w:rPr>
          <w:i/>
        </w:rPr>
        <w:t xml:space="preserve">presenter </w:t>
      </w:r>
      <w:r w:rsidRPr="00C82E68">
        <w:t>koristi funkcije napisane u kodu pomoću interaktora</w:t>
      </w:r>
    </w:p>
    <w:p w14:paraId="4026FBA9" w14:textId="3FE531CB" w:rsidR="00310D16" w:rsidRPr="00C82E68" w:rsidRDefault="00310D16" w:rsidP="00310D16">
      <w:pPr>
        <w:pStyle w:val="ListParagraph"/>
        <w:numPr>
          <w:ilvl w:val="0"/>
          <w:numId w:val="42"/>
        </w:numPr>
      </w:pPr>
      <w:r w:rsidRPr="00C82E68">
        <w:rPr>
          <w:i/>
        </w:rPr>
        <w:t xml:space="preserve">Repository </w:t>
      </w:r>
      <w:r w:rsidRPr="00C82E68">
        <w:t>– koristi se za komunikaciju s bazom podataka i vanjskim servisima</w:t>
      </w:r>
    </w:p>
    <w:p w14:paraId="56B3FE47" w14:textId="57794F09" w:rsidR="00310D16" w:rsidRPr="00C82E68" w:rsidRDefault="00310D16" w:rsidP="00310D16"/>
    <w:p w14:paraId="63D9EFB3" w14:textId="1A9A64B0" w:rsidR="00310D16" w:rsidRPr="00C82E68" w:rsidRDefault="00310D16" w:rsidP="00310D16">
      <w:pPr>
        <w:jc w:val="center"/>
      </w:pPr>
      <w:r w:rsidRPr="00C82E68">
        <w:rPr>
          <w:noProof/>
        </w:rPr>
        <w:lastRenderedPageBreak/>
        <w:drawing>
          <wp:inline distT="0" distB="0" distL="0" distR="0" wp14:anchorId="2470B41A" wp14:editId="5FEA026F">
            <wp:extent cx="5604663" cy="164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 (4).png"/>
                    <pic:cNvPicPr/>
                  </pic:nvPicPr>
                  <pic:blipFill>
                    <a:blip r:embed="rId23">
                      <a:extLst>
                        <a:ext uri="{28A0092B-C50C-407E-A947-70E740481C1C}">
                          <a14:useLocalDpi xmlns:a14="http://schemas.microsoft.com/office/drawing/2010/main" val="0"/>
                        </a:ext>
                      </a:extLst>
                    </a:blip>
                    <a:stretch>
                      <a:fillRect/>
                    </a:stretch>
                  </pic:blipFill>
                  <pic:spPr>
                    <a:xfrm>
                      <a:off x="0" y="0"/>
                      <a:ext cx="5642081" cy="1653712"/>
                    </a:xfrm>
                    <a:prstGeom prst="rect">
                      <a:avLst/>
                    </a:prstGeom>
                  </pic:spPr>
                </pic:pic>
              </a:graphicData>
            </a:graphic>
          </wp:inline>
        </w:drawing>
      </w:r>
    </w:p>
    <w:p w14:paraId="3015829D" w14:textId="5060B4E5" w:rsidR="00310D16" w:rsidRPr="00C82E68" w:rsidRDefault="00310D16" w:rsidP="00310D16">
      <w:pPr>
        <w:jc w:val="center"/>
      </w:pPr>
      <w:r w:rsidRPr="00C82E68">
        <w:rPr>
          <w:b/>
        </w:rPr>
        <w:t xml:space="preserve">Slika </w:t>
      </w:r>
      <w:r w:rsidR="00087675" w:rsidRPr="00C82E68">
        <w:rPr>
          <w:b/>
        </w:rPr>
        <w:t xml:space="preserve">3.3.2. </w:t>
      </w:r>
      <w:r w:rsidR="00087675" w:rsidRPr="00C82E68">
        <w:t>Struktura koda aplikacije</w:t>
      </w:r>
    </w:p>
    <w:p w14:paraId="60D7409B" w14:textId="492E8915" w:rsidR="00BE06D8" w:rsidRPr="00C82E68" w:rsidRDefault="00BE06D8">
      <w:pPr>
        <w:spacing w:line="259" w:lineRule="auto"/>
        <w:jc w:val="left"/>
      </w:pPr>
      <w:r w:rsidRPr="00C82E68">
        <w:br w:type="page"/>
      </w:r>
    </w:p>
    <w:p w14:paraId="4A4554F4" w14:textId="276C44C7" w:rsidR="00F8729E" w:rsidRPr="00C82E68" w:rsidRDefault="00F8729E" w:rsidP="00F8729E">
      <w:pPr>
        <w:pStyle w:val="Heading1"/>
      </w:pPr>
      <w:bookmarkStart w:id="17" w:name="_IMPLEMENTACIJA_PROGRAMSKOG_RJEŠENJA"/>
      <w:bookmarkStart w:id="18" w:name="_Toc119678546"/>
      <w:bookmarkEnd w:id="17"/>
      <w:r w:rsidRPr="00C82E68">
        <w:lastRenderedPageBreak/>
        <w:t>IMPLEMENTACIJA PROGRAMSKOG RJEŠENJA</w:t>
      </w:r>
      <w:bookmarkEnd w:id="18"/>
    </w:p>
    <w:p w14:paraId="7F97418F" w14:textId="496E053D" w:rsidR="00F8729E" w:rsidRPr="00C82E68" w:rsidRDefault="00F8729E" w:rsidP="00F8729E">
      <w:r w:rsidRPr="00C82E68">
        <w:t>Prije početka razvoja aplikacije, potrebno je kreirati novi projekt. Zatim je potrebno oda</w:t>
      </w:r>
      <w:r w:rsidR="002733C0" w:rsidRPr="00C82E68">
        <w:t>b</w:t>
      </w:r>
      <w:r w:rsidRPr="00C82E68">
        <w:t>rati</w:t>
      </w:r>
      <w:r w:rsidR="002733C0" w:rsidRPr="00C82E68">
        <w:t xml:space="preserve"> vrstu početnog zaslona aplikacije (slika 3.1), nakon toga</w:t>
      </w:r>
      <w:r w:rsidRPr="00C82E68">
        <w:t xml:space="preserve"> naziv aplikacije, lokaciju gdje će projekt biti spremljen te domenu pod kojom će projekt </w:t>
      </w:r>
      <w:r w:rsidR="002733C0" w:rsidRPr="00C82E68">
        <w:t>b</w:t>
      </w:r>
      <w:r w:rsidRPr="00C82E68">
        <w:t>iti spremljen(slika 3.</w:t>
      </w:r>
      <w:r w:rsidR="002733C0" w:rsidRPr="00C82E68">
        <w:t>2</w:t>
      </w:r>
      <w:r w:rsidRPr="00C82E68">
        <w:t xml:space="preserve">). Nakon odabira najniže inačice operacijskog sustava na kojemu </w:t>
      </w:r>
      <w:r w:rsidR="009177D4" w:rsidRPr="00C82E68">
        <w:t>ć</w:t>
      </w:r>
      <w:r w:rsidRPr="00C82E68">
        <w:t xml:space="preserve">e se aplikacija moći koristiti, u ovom slučaju je to </w:t>
      </w:r>
      <w:r w:rsidR="002733C0" w:rsidRPr="00C82E68">
        <w:t xml:space="preserve">Android 5.0 (Lollipop), potrebno je kliknuti na gumb </w:t>
      </w:r>
      <w:r w:rsidR="002733C0" w:rsidRPr="00C82E68">
        <w:rPr>
          <w:i/>
        </w:rPr>
        <w:t>Finish</w:t>
      </w:r>
      <w:r w:rsidR="002733C0" w:rsidRPr="00C82E68">
        <w:t>, čime se kreira projekt.</w:t>
      </w:r>
    </w:p>
    <w:p w14:paraId="0BDEB265" w14:textId="77777777" w:rsidR="002733C0" w:rsidRPr="00C82E68" w:rsidRDefault="002733C0" w:rsidP="00F8729E"/>
    <w:p w14:paraId="42BE9E81" w14:textId="796E78E5" w:rsidR="002733C0" w:rsidRPr="00C82E68" w:rsidRDefault="002733C0" w:rsidP="00F8729E">
      <w:r w:rsidRPr="00C82E68">
        <w:rPr>
          <w:noProof/>
        </w:rPr>
        <w:drawing>
          <wp:inline distT="0" distB="0" distL="0" distR="0" wp14:anchorId="7EDC6FDF" wp14:editId="5757782D">
            <wp:extent cx="5939790" cy="43059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4305935"/>
                    </a:xfrm>
                    <a:prstGeom prst="rect">
                      <a:avLst/>
                    </a:prstGeom>
                  </pic:spPr>
                </pic:pic>
              </a:graphicData>
            </a:graphic>
          </wp:inline>
        </w:drawing>
      </w:r>
    </w:p>
    <w:p w14:paraId="0DDE64B5" w14:textId="6B6FE78A" w:rsidR="002733C0" w:rsidRPr="00C82E68" w:rsidRDefault="002733C0" w:rsidP="002733C0">
      <w:pPr>
        <w:jc w:val="center"/>
      </w:pPr>
      <w:r w:rsidRPr="00C82E68">
        <w:rPr>
          <w:b/>
        </w:rPr>
        <w:t xml:space="preserve">Slika 3.1. </w:t>
      </w:r>
      <w:r w:rsidRPr="00C82E68">
        <w:t>Odabir izgleda početn</w:t>
      </w:r>
      <w:r w:rsidR="00373ECB" w:rsidRPr="00C82E68">
        <w:t>og zaslona</w:t>
      </w:r>
    </w:p>
    <w:p w14:paraId="0AB42A7B" w14:textId="3CCE571F" w:rsidR="002733C0" w:rsidRPr="00C82E68" w:rsidRDefault="002733C0" w:rsidP="002733C0">
      <w:pPr>
        <w:jc w:val="center"/>
      </w:pPr>
    </w:p>
    <w:p w14:paraId="52F12111" w14:textId="078E7D18" w:rsidR="002733C0" w:rsidRPr="00C82E68" w:rsidRDefault="002733C0" w:rsidP="002733C0">
      <w:pPr>
        <w:jc w:val="center"/>
      </w:pPr>
    </w:p>
    <w:p w14:paraId="0061B520" w14:textId="55B32021" w:rsidR="002733C0" w:rsidRPr="00C82E68" w:rsidRDefault="002733C0" w:rsidP="002733C0">
      <w:pPr>
        <w:jc w:val="center"/>
      </w:pPr>
      <w:r w:rsidRPr="00C82E68">
        <w:rPr>
          <w:noProof/>
        </w:rPr>
        <w:lastRenderedPageBreak/>
        <w:drawing>
          <wp:inline distT="0" distB="0" distL="0" distR="0" wp14:anchorId="5A8E93C2" wp14:editId="2CB7444C">
            <wp:extent cx="5939790" cy="42719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4271902"/>
                    </a:xfrm>
                    <a:prstGeom prst="rect">
                      <a:avLst/>
                    </a:prstGeom>
                  </pic:spPr>
                </pic:pic>
              </a:graphicData>
            </a:graphic>
          </wp:inline>
        </w:drawing>
      </w:r>
    </w:p>
    <w:p w14:paraId="1542C610" w14:textId="77777777" w:rsidR="002733C0" w:rsidRPr="00C82E68" w:rsidRDefault="002733C0" w:rsidP="002733C0">
      <w:pPr>
        <w:jc w:val="center"/>
      </w:pPr>
      <w:r w:rsidRPr="00C82E68">
        <w:rPr>
          <w:b/>
        </w:rPr>
        <w:t xml:space="preserve">Slika 3.2. </w:t>
      </w:r>
      <w:r w:rsidRPr="00C82E68">
        <w:t>Odabir naziva projekta, paketa, lokacije projekta, programskog jezika i najniže verzije SDK</w:t>
      </w:r>
    </w:p>
    <w:p w14:paraId="2224FC1D" w14:textId="3AB76860" w:rsidR="00E43C3F" w:rsidRPr="00C82E68" w:rsidRDefault="004554B5">
      <w:pPr>
        <w:spacing w:line="259" w:lineRule="auto"/>
        <w:jc w:val="left"/>
      </w:pPr>
      <w:r w:rsidRPr="00C82E68">
        <w:br w:type="page"/>
      </w:r>
    </w:p>
    <w:p w14:paraId="3BFE420D" w14:textId="0A37DDEF" w:rsidR="004554B5" w:rsidRPr="00C82E68" w:rsidRDefault="00E43C3F" w:rsidP="00E43C3F">
      <w:pPr>
        <w:pStyle w:val="Heading2"/>
      </w:pPr>
      <w:bookmarkStart w:id="19" w:name="_Toc119678547"/>
      <w:r w:rsidRPr="00C82E68">
        <w:lastRenderedPageBreak/>
        <w:t>Dodavanje ovisnosti</w:t>
      </w:r>
      <w:bookmarkEnd w:id="19"/>
    </w:p>
    <w:p w14:paraId="1C49BE64" w14:textId="6D0A9849" w:rsidR="00E43C3F" w:rsidRDefault="00E43C3F" w:rsidP="00E43C3F">
      <w:r w:rsidRPr="00C82E68">
        <w:t xml:space="preserve">Kod izrade aplikacije, prvi korak je dodavanje ovisnosti (engl. </w:t>
      </w:r>
      <w:r w:rsidRPr="00C82E68">
        <w:rPr>
          <w:i/>
        </w:rPr>
        <w:t>dependencies</w:t>
      </w:r>
      <w:r w:rsidRPr="00C82E68">
        <w:t>) koje će biti korištene.</w:t>
      </w:r>
      <w:r w:rsidR="00E91D36">
        <w:t xml:space="preserve"> Ovisnosti se dodaju u </w:t>
      </w:r>
      <w:r w:rsidR="00E91D36">
        <w:rPr>
          <w:i/>
        </w:rPr>
        <w:t xml:space="preserve">Build.gradle </w:t>
      </w:r>
      <w:r w:rsidR="00E91D36">
        <w:t>datoteku</w:t>
      </w:r>
      <w:r w:rsidR="009522D7">
        <w:t xml:space="preserve"> i nužne su za uspješno </w:t>
      </w:r>
      <w:r w:rsidR="009522D7" w:rsidRPr="009522D7">
        <w:rPr>
          <w:i/>
        </w:rPr>
        <w:t>build</w:t>
      </w:r>
      <w:r w:rsidR="009522D7">
        <w:t xml:space="preserve">-anje aplikacije. Također, ovisnosti </w:t>
      </w:r>
      <w:r w:rsidRPr="00C82E68">
        <w:t>omogućuju korištenje raznih biblioteka</w:t>
      </w:r>
      <w:r w:rsidR="009522D7">
        <w:t xml:space="preserve"> koje nije potrebno spremati na pametni uređaj.</w:t>
      </w:r>
      <w:r w:rsidRPr="00C82E68">
        <w:t xml:space="preserve"> Slika 4.1.1. prikazuje popis korištenih ovisnosti za izradu aplikacija.</w:t>
      </w:r>
    </w:p>
    <w:p w14:paraId="4D50B363" w14:textId="77777777" w:rsidR="00E91D36" w:rsidRPr="00C82E68" w:rsidRDefault="00E91D36" w:rsidP="00E43C3F"/>
    <w:p w14:paraId="540DE1E9" w14:textId="2B68AC9A" w:rsidR="00E43C3F" w:rsidRPr="00C82E68" w:rsidRDefault="00381D98" w:rsidP="00381D98">
      <w:pPr>
        <w:jc w:val="center"/>
      </w:pPr>
      <w:r w:rsidRPr="00C82E68">
        <w:rPr>
          <w:noProof/>
        </w:rPr>
        <w:drawing>
          <wp:inline distT="0" distB="0" distL="0" distR="0" wp14:anchorId="5E99DB6D" wp14:editId="79E6EEEB">
            <wp:extent cx="5506218" cy="30198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endencies.PNG"/>
                    <pic:cNvPicPr/>
                  </pic:nvPicPr>
                  <pic:blipFill>
                    <a:blip r:embed="rId26">
                      <a:extLst>
                        <a:ext uri="{28A0092B-C50C-407E-A947-70E740481C1C}">
                          <a14:useLocalDpi xmlns:a14="http://schemas.microsoft.com/office/drawing/2010/main" val="0"/>
                        </a:ext>
                      </a:extLst>
                    </a:blip>
                    <a:stretch>
                      <a:fillRect/>
                    </a:stretch>
                  </pic:blipFill>
                  <pic:spPr>
                    <a:xfrm>
                      <a:off x="0" y="0"/>
                      <a:ext cx="5506218" cy="3019846"/>
                    </a:xfrm>
                    <a:prstGeom prst="rect">
                      <a:avLst/>
                    </a:prstGeom>
                  </pic:spPr>
                </pic:pic>
              </a:graphicData>
            </a:graphic>
          </wp:inline>
        </w:drawing>
      </w:r>
    </w:p>
    <w:p w14:paraId="69B253E7" w14:textId="535353C5" w:rsidR="00381D98" w:rsidRDefault="00381D98" w:rsidP="00381D98">
      <w:pPr>
        <w:jc w:val="center"/>
      </w:pPr>
      <w:r w:rsidRPr="00C82E68">
        <w:rPr>
          <w:b/>
        </w:rPr>
        <w:t>Slika 4</w:t>
      </w:r>
      <w:r w:rsidR="00BE498E" w:rsidRPr="00C82E68">
        <w:rPr>
          <w:b/>
        </w:rPr>
        <w:t>.</w:t>
      </w:r>
      <w:r w:rsidRPr="00C82E68">
        <w:rPr>
          <w:b/>
        </w:rPr>
        <w:t>1</w:t>
      </w:r>
      <w:r w:rsidR="00BE498E" w:rsidRPr="00C82E68">
        <w:rPr>
          <w:b/>
        </w:rPr>
        <w:t>.</w:t>
      </w:r>
      <w:r w:rsidRPr="00C82E68">
        <w:rPr>
          <w:b/>
        </w:rPr>
        <w:t>1</w:t>
      </w:r>
      <w:r w:rsidR="00BE498E" w:rsidRPr="00C82E68">
        <w:rPr>
          <w:b/>
        </w:rPr>
        <w:t xml:space="preserve">. </w:t>
      </w:r>
      <w:r w:rsidR="00BE498E" w:rsidRPr="00C82E68">
        <w:t>Korištene ovisnosti</w:t>
      </w:r>
    </w:p>
    <w:p w14:paraId="3EC1826F" w14:textId="77777777" w:rsidR="00987A0A" w:rsidRPr="00C82E68" w:rsidRDefault="00987A0A" w:rsidP="00381D98">
      <w:pPr>
        <w:jc w:val="center"/>
      </w:pPr>
    </w:p>
    <w:p w14:paraId="0E5C562F" w14:textId="1CA05876" w:rsidR="005F38E5" w:rsidRPr="00C82E68" w:rsidRDefault="005F38E5" w:rsidP="005F38E5">
      <w:pPr>
        <w:pStyle w:val="Heading2"/>
      </w:pPr>
      <w:bookmarkStart w:id="20" w:name="_Toc119678548"/>
      <w:r w:rsidRPr="00C82E68">
        <w:t>Struktura projekta</w:t>
      </w:r>
      <w:bookmarkEnd w:id="20"/>
    </w:p>
    <w:p w14:paraId="4E6E631C" w14:textId="4C2A27A7" w:rsidR="00E8645A" w:rsidRPr="00C82E68" w:rsidRDefault="00E8645A" w:rsidP="00E8645A">
      <w:r w:rsidRPr="00C82E68">
        <w:t>Problem ovog diplomskog rada ostvaren je objektno orijentiranim jezikom Kotlin. Uz pomoć Android Studia i njegovih alata koji su potrebni za uspješno programiranje aplikacija ostvaren je ovaj projekt. Projekt se sastoji od:</w:t>
      </w:r>
    </w:p>
    <w:p w14:paraId="08400883" w14:textId="2CB47F39" w:rsidR="00EA2B96" w:rsidRPr="00C82E68" w:rsidRDefault="00EA2B96" w:rsidP="00EA2B96">
      <w:pPr>
        <w:pStyle w:val="ListParagraph"/>
        <w:numPr>
          <w:ilvl w:val="0"/>
          <w:numId w:val="39"/>
        </w:numPr>
      </w:pPr>
      <w:r w:rsidRPr="00C82E68">
        <w:t>java/ : sadrži izvorne kodove u Kotlinu</w:t>
      </w:r>
    </w:p>
    <w:p w14:paraId="4866544F" w14:textId="68468239" w:rsidR="00EA2B96" w:rsidRPr="00C82E68" w:rsidRDefault="00EA2B96" w:rsidP="00EA2B96">
      <w:pPr>
        <w:pStyle w:val="ListParagraph"/>
        <w:numPr>
          <w:ilvl w:val="0"/>
          <w:numId w:val="39"/>
        </w:numPr>
      </w:pPr>
      <w:r w:rsidRPr="00C82E68">
        <w:t>res/ : sadrži ikone, datoteke XML, definicije grafičkih korisničkih sučelja</w:t>
      </w:r>
    </w:p>
    <w:p w14:paraId="73FEA357" w14:textId="6F4E6799" w:rsidR="00EA2B96" w:rsidRPr="00C82E68" w:rsidRDefault="00EA2B96" w:rsidP="00EA2B96">
      <w:pPr>
        <w:pStyle w:val="ListParagraph"/>
        <w:numPr>
          <w:ilvl w:val="0"/>
          <w:numId w:val="39"/>
        </w:numPr>
      </w:pPr>
      <w:r w:rsidRPr="00C82E68">
        <w:t>test/ : sadrži datoteke za testiranje aplikacije</w:t>
      </w:r>
    </w:p>
    <w:p w14:paraId="2DE95E2E" w14:textId="77777777" w:rsidR="00EA2B96" w:rsidRPr="00C82E68" w:rsidRDefault="00EA2B96" w:rsidP="00EA2B96">
      <w:pPr>
        <w:pStyle w:val="ListParagraph"/>
      </w:pPr>
    </w:p>
    <w:p w14:paraId="575F4FB0" w14:textId="77777777" w:rsidR="00EA2B96" w:rsidRPr="00C82E68" w:rsidRDefault="00EA2B96" w:rsidP="00EA2B96">
      <w:pPr>
        <w:spacing w:line="259" w:lineRule="auto"/>
        <w:jc w:val="center"/>
      </w:pPr>
      <w:r w:rsidRPr="00C82E68">
        <w:rPr>
          <w:noProof/>
        </w:rPr>
        <w:lastRenderedPageBreak/>
        <w:drawing>
          <wp:inline distT="0" distB="0" distL="0" distR="0" wp14:anchorId="4DEAB1FC" wp14:editId="4C887E29">
            <wp:extent cx="3639058" cy="425826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uktura.PNG"/>
                    <pic:cNvPicPr/>
                  </pic:nvPicPr>
                  <pic:blipFill>
                    <a:blip r:embed="rId27">
                      <a:extLst>
                        <a:ext uri="{28A0092B-C50C-407E-A947-70E740481C1C}">
                          <a14:useLocalDpi xmlns:a14="http://schemas.microsoft.com/office/drawing/2010/main" val="0"/>
                        </a:ext>
                      </a:extLst>
                    </a:blip>
                    <a:stretch>
                      <a:fillRect/>
                    </a:stretch>
                  </pic:blipFill>
                  <pic:spPr>
                    <a:xfrm>
                      <a:off x="0" y="0"/>
                      <a:ext cx="3639058" cy="4258269"/>
                    </a:xfrm>
                    <a:prstGeom prst="rect">
                      <a:avLst/>
                    </a:prstGeom>
                  </pic:spPr>
                </pic:pic>
              </a:graphicData>
            </a:graphic>
          </wp:inline>
        </w:drawing>
      </w:r>
    </w:p>
    <w:p w14:paraId="73DD53B9" w14:textId="77777777" w:rsidR="00EA2B96" w:rsidRPr="00C82E68" w:rsidRDefault="00EA2B96" w:rsidP="00EA2B96">
      <w:pPr>
        <w:spacing w:line="259" w:lineRule="auto"/>
        <w:jc w:val="center"/>
      </w:pPr>
      <w:r w:rsidRPr="00C82E68">
        <w:rPr>
          <w:b/>
        </w:rPr>
        <w:t xml:space="preserve">Slika 3.1.1. </w:t>
      </w:r>
      <w:r w:rsidRPr="00C82E68">
        <w:t>Sadržaj projekta</w:t>
      </w:r>
    </w:p>
    <w:p w14:paraId="4D882F34" w14:textId="7C87B627" w:rsidR="00EA2B96" w:rsidRPr="00C82E68" w:rsidRDefault="00EA2B96" w:rsidP="00EA2B96">
      <w:pPr>
        <w:spacing w:line="259" w:lineRule="auto"/>
      </w:pPr>
    </w:p>
    <w:p w14:paraId="7D63F551" w14:textId="78958890" w:rsidR="00EA2B96" w:rsidRPr="00C82E68" w:rsidRDefault="00EA2B96" w:rsidP="00EA2B96">
      <w:pPr>
        <w:spacing w:line="259" w:lineRule="auto"/>
      </w:pPr>
      <w:r w:rsidRPr="00C82E68">
        <w:rPr>
          <w:i/>
        </w:rPr>
        <w:t xml:space="preserve">AndroidManifest.xml </w:t>
      </w:r>
      <w:r w:rsidRPr="00C82E68">
        <w:t xml:space="preserve">datoteka sadrži nekoliko bitnih stvari o svojstvima aplikacije koje određuju samu funkcionalnost aplikacije. Neka od tih bitnih stvari je informacija koje dozvole </w:t>
      </w:r>
      <w:r w:rsidR="00A819A6" w:rsidRPr="00C82E68">
        <w:t xml:space="preserve">aplikacija koristi. Ako ove dozvole ne bi bile navedene, rješenje aplikacije se ne bi moglo uspješno implementirati. Također, u </w:t>
      </w:r>
      <w:r w:rsidR="00A819A6" w:rsidRPr="00C82E68">
        <w:rPr>
          <w:i/>
        </w:rPr>
        <w:t xml:space="preserve">AndroidManifest.xml </w:t>
      </w:r>
      <w:r w:rsidR="00A819A6" w:rsidRPr="00C82E68">
        <w:t>datoteci su navedene i neke osnovne informacije i elementi. Primjeri dozvola su prikazani u sljedećem kodu:</w:t>
      </w:r>
    </w:p>
    <w:p w14:paraId="1BA4F39A" w14:textId="77777777" w:rsidR="0037027C" w:rsidRPr="00C82E68" w:rsidRDefault="0037027C" w:rsidP="00EA2B96">
      <w:pPr>
        <w:spacing w:line="259" w:lineRule="auto"/>
      </w:pPr>
    </w:p>
    <w:p w14:paraId="36E24B59" w14:textId="47AC093D" w:rsidR="00A819A6" w:rsidRPr="00C82E68" w:rsidRDefault="00A819A6" w:rsidP="00EA2B96">
      <w:pPr>
        <w:spacing w:line="259" w:lineRule="auto"/>
      </w:pPr>
      <w:r w:rsidRPr="00C82E68">
        <w:rPr>
          <w:noProof/>
        </w:rPr>
        <w:drawing>
          <wp:inline distT="0" distB="0" distL="0" distR="0" wp14:anchorId="1C0FF321" wp14:editId="4E12F0C8">
            <wp:extent cx="5939790" cy="162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zvol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1620520"/>
                    </a:xfrm>
                    <a:prstGeom prst="rect">
                      <a:avLst/>
                    </a:prstGeom>
                  </pic:spPr>
                </pic:pic>
              </a:graphicData>
            </a:graphic>
          </wp:inline>
        </w:drawing>
      </w:r>
    </w:p>
    <w:p w14:paraId="2DEB482C" w14:textId="588F5424" w:rsidR="00A819A6" w:rsidRPr="00C82E68" w:rsidRDefault="00A819A6" w:rsidP="00A819A6">
      <w:pPr>
        <w:spacing w:line="259" w:lineRule="auto"/>
        <w:rPr>
          <w:b/>
        </w:rPr>
      </w:pPr>
    </w:p>
    <w:p w14:paraId="0D9BC984" w14:textId="2C8E77AA" w:rsidR="00610566" w:rsidRPr="00C82E68" w:rsidRDefault="00610566" w:rsidP="00A819A6">
      <w:pPr>
        <w:spacing w:line="259" w:lineRule="auto"/>
        <w:rPr>
          <w:b/>
        </w:rPr>
      </w:pPr>
    </w:p>
    <w:p w14:paraId="70917CC3" w14:textId="77777777" w:rsidR="00610566" w:rsidRPr="00C82E68" w:rsidRDefault="00610566" w:rsidP="00A819A6">
      <w:pPr>
        <w:spacing w:line="259" w:lineRule="auto"/>
        <w:rPr>
          <w:b/>
        </w:rPr>
      </w:pPr>
    </w:p>
    <w:p w14:paraId="4ABEAC34" w14:textId="3427A41E" w:rsidR="00A819A6" w:rsidRPr="00C82E68" w:rsidRDefault="00A819A6" w:rsidP="00A819A6">
      <w:pPr>
        <w:spacing w:line="259" w:lineRule="auto"/>
      </w:pPr>
      <w:r w:rsidRPr="00C82E68">
        <w:lastRenderedPageBreak/>
        <w:t xml:space="preserve">Prikaz sučelja ili </w:t>
      </w:r>
      <w:r w:rsidRPr="00C82E68">
        <w:rPr>
          <w:i/>
        </w:rPr>
        <w:t>layout-</w:t>
      </w:r>
      <w:r w:rsidRPr="00C82E68">
        <w:t>a sastoji se od nekoliko osnovnih elemenata, kao što su:</w:t>
      </w:r>
    </w:p>
    <w:p w14:paraId="6FCFD701" w14:textId="32EC005C" w:rsidR="00A819A6" w:rsidRPr="00C82E68" w:rsidRDefault="00A819A6" w:rsidP="00A819A6">
      <w:pPr>
        <w:pStyle w:val="ListParagraph"/>
        <w:numPr>
          <w:ilvl w:val="0"/>
          <w:numId w:val="40"/>
        </w:numPr>
        <w:spacing w:line="259" w:lineRule="auto"/>
      </w:pPr>
      <w:r w:rsidRPr="00C82E68">
        <w:rPr>
          <w:i/>
        </w:rPr>
        <w:t>EditText</w:t>
      </w:r>
      <w:r w:rsidRPr="00C82E68">
        <w:t xml:space="preserve"> – okvir za prikaz i uređivanje teksta</w:t>
      </w:r>
    </w:p>
    <w:p w14:paraId="22D6969A" w14:textId="4E6F8F3B" w:rsidR="00A819A6" w:rsidRPr="00C82E68" w:rsidRDefault="00A819A6" w:rsidP="00A819A6">
      <w:pPr>
        <w:pStyle w:val="ListParagraph"/>
        <w:numPr>
          <w:ilvl w:val="0"/>
          <w:numId w:val="40"/>
        </w:numPr>
        <w:spacing w:line="259" w:lineRule="auto"/>
      </w:pPr>
      <w:r w:rsidRPr="00C82E68">
        <w:rPr>
          <w:i/>
        </w:rPr>
        <w:t>ImageView</w:t>
      </w:r>
      <w:r w:rsidRPr="00C82E68">
        <w:t xml:space="preserve"> – okvir za prikazivanje slika</w:t>
      </w:r>
    </w:p>
    <w:p w14:paraId="28D6A852" w14:textId="09625E88" w:rsidR="00A819A6" w:rsidRPr="00C82E68" w:rsidRDefault="00A819A6" w:rsidP="00A819A6">
      <w:pPr>
        <w:pStyle w:val="ListParagraph"/>
        <w:numPr>
          <w:ilvl w:val="0"/>
          <w:numId w:val="40"/>
        </w:numPr>
        <w:spacing w:line="259" w:lineRule="auto"/>
      </w:pPr>
      <w:r w:rsidRPr="00C82E68">
        <w:rPr>
          <w:i/>
        </w:rPr>
        <w:t>Button</w:t>
      </w:r>
      <w:r w:rsidRPr="00C82E68">
        <w:t xml:space="preserve"> – tipka koja izvršava radnju deklariranu u kodu</w:t>
      </w:r>
    </w:p>
    <w:p w14:paraId="1DD14440" w14:textId="1A7C43C1" w:rsidR="00A819A6" w:rsidRPr="00C82E68" w:rsidRDefault="00A819A6" w:rsidP="00A819A6">
      <w:pPr>
        <w:spacing w:line="259" w:lineRule="auto"/>
      </w:pPr>
      <w:r w:rsidRPr="00C82E68">
        <w:t xml:space="preserve">Primjer </w:t>
      </w:r>
      <w:r w:rsidR="00860EA7" w:rsidRPr="00C82E68">
        <w:t xml:space="preserve">za prikaz slike </w:t>
      </w:r>
      <w:r w:rsidRPr="00C82E68">
        <w:t>je prikazan u kodu ispod:</w:t>
      </w:r>
    </w:p>
    <w:p w14:paraId="6C404A22" w14:textId="48AF0A5F" w:rsidR="00A819A6" w:rsidRPr="00C82E68" w:rsidRDefault="00A819A6" w:rsidP="00A819A6">
      <w:pPr>
        <w:spacing w:line="259" w:lineRule="auto"/>
        <w:jc w:val="center"/>
      </w:pPr>
      <w:r w:rsidRPr="00C82E68">
        <w:rPr>
          <w:noProof/>
        </w:rPr>
        <w:drawing>
          <wp:inline distT="0" distB="0" distL="0" distR="0" wp14:anchorId="7E2DB68D" wp14:editId="60B536D1">
            <wp:extent cx="5986732" cy="905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view.PNG"/>
                    <pic:cNvPicPr/>
                  </pic:nvPicPr>
                  <pic:blipFill>
                    <a:blip r:embed="rId29">
                      <a:extLst>
                        <a:ext uri="{28A0092B-C50C-407E-A947-70E740481C1C}">
                          <a14:useLocalDpi xmlns:a14="http://schemas.microsoft.com/office/drawing/2010/main" val="0"/>
                        </a:ext>
                      </a:extLst>
                    </a:blip>
                    <a:stretch>
                      <a:fillRect/>
                    </a:stretch>
                  </pic:blipFill>
                  <pic:spPr>
                    <a:xfrm>
                      <a:off x="0" y="0"/>
                      <a:ext cx="6038837" cy="913391"/>
                    </a:xfrm>
                    <a:prstGeom prst="rect">
                      <a:avLst/>
                    </a:prstGeom>
                  </pic:spPr>
                </pic:pic>
              </a:graphicData>
            </a:graphic>
          </wp:inline>
        </w:drawing>
      </w:r>
    </w:p>
    <w:p w14:paraId="30A6C534" w14:textId="77777777" w:rsidR="00860EA7" w:rsidRPr="00C82E68" w:rsidRDefault="00860EA7" w:rsidP="00EA2B96">
      <w:pPr>
        <w:spacing w:line="259" w:lineRule="auto"/>
        <w:jc w:val="center"/>
      </w:pPr>
    </w:p>
    <w:p w14:paraId="58C306A9" w14:textId="77777777" w:rsidR="00860EA7" w:rsidRPr="00C82E68" w:rsidRDefault="00860EA7" w:rsidP="00860EA7">
      <w:pPr>
        <w:spacing w:line="259" w:lineRule="auto"/>
      </w:pPr>
      <w:r w:rsidRPr="00C82E68">
        <w:t xml:space="preserve">Primjer za </w:t>
      </w:r>
      <w:r w:rsidRPr="00C82E68">
        <w:rPr>
          <w:i/>
        </w:rPr>
        <w:t>Button</w:t>
      </w:r>
      <w:r w:rsidRPr="00C82E68">
        <w:t xml:space="preserve"> je prikazan u kodu ispod:</w:t>
      </w:r>
    </w:p>
    <w:p w14:paraId="478FB8A2" w14:textId="77777777" w:rsidR="00860EA7" w:rsidRPr="00C82E68" w:rsidRDefault="00860EA7" w:rsidP="00860EA7">
      <w:pPr>
        <w:spacing w:line="259" w:lineRule="auto"/>
      </w:pPr>
      <w:r w:rsidRPr="00C82E68">
        <w:rPr>
          <w:noProof/>
        </w:rPr>
        <w:drawing>
          <wp:inline distT="0" distB="0" distL="0" distR="0" wp14:anchorId="61DEBC1D" wp14:editId="4CE52B7C">
            <wp:extent cx="5986145" cy="103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tton.PNG"/>
                    <pic:cNvPicPr/>
                  </pic:nvPicPr>
                  <pic:blipFill>
                    <a:blip r:embed="rId30">
                      <a:extLst>
                        <a:ext uri="{28A0092B-C50C-407E-A947-70E740481C1C}">
                          <a14:useLocalDpi xmlns:a14="http://schemas.microsoft.com/office/drawing/2010/main" val="0"/>
                        </a:ext>
                      </a:extLst>
                    </a:blip>
                    <a:stretch>
                      <a:fillRect/>
                    </a:stretch>
                  </pic:blipFill>
                  <pic:spPr>
                    <a:xfrm>
                      <a:off x="0" y="0"/>
                      <a:ext cx="5986145" cy="1035050"/>
                    </a:xfrm>
                    <a:prstGeom prst="rect">
                      <a:avLst/>
                    </a:prstGeom>
                  </pic:spPr>
                </pic:pic>
              </a:graphicData>
            </a:graphic>
          </wp:inline>
        </w:drawing>
      </w:r>
      <w:r w:rsidR="00EA2B96" w:rsidRPr="00C82E68">
        <w:t xml:space="preserve"> </w:t>
      </w:r>
    </w:p>
    <w:p w14:paraId="0EC85C52" w14:textId="77777777" w:rsidR="00860EA7" w:rsidRPr="00C82E68" w:rsidRDefault="00860EA7" w:rsidP="00860EA7">
      <w:pPr>
        <w:spacing w:line="259" w:lineRule="auto"/>
      </w:pPr>
    </w:p>
    <w:p w14:paraId="2E0D7144" w14:textId="77777777" w:rsidR="00860EA7" w:rsidRPr="00C82E68" w:rsidRDefault="00860EA7" w:rsidP="00860EA7">
      <w:pPr>
        <w:spacing w:line="259" w:lineRule="auto"/>
      </w:pPr>
      <w:r w:rsidRPr="00C82E68">
        <w:t>Primjer za tekst je prikazan u kodu ispod:</w:t>
      </w:r>
    </w:p>
    <w:p w14:paraId="5C34F2B1" w14:textId="0374C3D5" w:rsidR="002E37DE" w:rsidRPr="00C82E68" w:rsidRDefault="00860EA7" w:rsidP="00860EA7">
      <w:pPr>
        <w:spacing w:line="259" w:lineRule="auto"/>
      </w:pPr>
      <w:r w:rsidRPr="00C82E68">
        <w:rPr>
          <w:noProof/>
        </w:rPr>
        <w:drawing>
          <wp:inline distT="0" distB="0" distL="0" distR="0" wp14:anchorId="2EC388AC" wp14:editId="4C2253DB">
            <wp:extent cx="5939790" cy="1965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kst.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965960"/>
                    </a:xfrm>
                    <a:prstGeom prst="rect">
                      <a:avLst/>
                    </a:prstGeom>
                  </pic:spPr>
                </pic:pic>
              </a:graphicData>
            </a:graphic>
          </wp:inline>
        </w:drawing>
      </w:r>
    </w:p>
    <w:p w14:paraId="4AAFE646" w14:textId="77777777" w:rsidR="006141BC" w:rsidRPr="00C82E68" w:rsidRDefault="006141BC" w:rsidP="00860EA7">
      <w:pPr>
        <w:spacing w:line="259" w:lineRule="auto"/>
      </w:pPr>
    </w:p>
    <w:p w14:paraId="782100E7" w14:textId="20F40B09" w:rsidR="006141BC" w:rsidRPr="00C82E68" w:rsidRDefault="006141BC" w:rsidP="00860EA7">
      <w:pPr>
        <w:spacing w:line="259" w:lineRule="auto"/>
      </w:pPr>
      <w:r w:rsidRPr="00C82E68">
        <w:rPr>
          <w:i/>
        </w:rPr>
        <w:t xml:space="preserve">Google-services.json </w:t>
      </w:r>
      <w:r w:rsidRPr="00C82E68">
        <w:t>datoteka sadrži podatke koji su potrebni kako bi se aplikacija povezala na Firebase, kao što je API ključ, naziv projekta, osnovne informacije o aplikaciji. Primjer je prikazan ispod:</w:t>
      </w:r>
    </w:p>
    <w:p w14:paraId="4E5CE8BE" w14:textId="5D59B0AA" w:rsidR="000A5329" w:rsidRDefault="006141BC" w:rsidP="000A5329">
      <w:pPr>
        <w:spacing w:line="259" w:lineRule="auto"/>
      </w:pPr>
      <w:r w:rsidRPr="00C82E68">
        <w:rPr>
          <w:noProof/>
        </w:rPr>
        <w:drawing>
          <wp:inline distT="0" distB="0" distL="0" distR="0" wp14:anchorId="037368C5" wp14:editId="199858C8">
            <wp:extent cx="5939790" cy="9531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ice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953135"/>
                    </a:xfrm>
                    <a:prstGeom prst="rect">
                      <a:avLst/>
                    </a:prstGeom>
                  </pic:spPr>
                </pic:pic>
              </a:graphicData>
            </a:graphic>
          </wp:inline>
        </w:drawing>
      </w:r>
      <w:r w:rsidR="000A5329">
        <w:br w:type="page"/>
      </w:r>
    </w:p>
    <w:p w14:paraId="7446D7C4" w14:textId="1CC73ABC" w:rsidR="002733C0" w:rsidRPr="00C82E68" w:rsidRDefault="004554B5" w:rsidP="004554B5">
      <w:pPr>
        <w:pStyle w:val="Heading2"/>
      </w:pPr>
      <w:bookmarkStart w:id="21" w:name="_Toc119678549"/>
      <w:r w:rsidRPr="00C82E68">
        <w:lastRenderedPageBreak/>
        <w:t>Aplikacija za studente</w:t>
      </w:r>
      <w:bookmarkEnd w:id="21"/>
    </w:p>
    <w:p w14:paraId="53E486BA" w14:textId="4BA3A48A" w:rsidR="002733C0" w:rsidRPr="00C82E68" w:rsidRDefault="00A20045" w:rsidP="002733C0">
      <w:r w:rsidRPr="00C82E68">
        <w:t>Početni zaslon aplikacije</w:t>
      </w:r>
      <w:r w:rsidR="00210725" w:rsidRPr="00C82E68">
        <w:t xml:space="preserve"> za studente</w:t>
      </w:r>
      <w:r w:rsidRPr="00C82E68">
        <w:t xml:space="preserve"> se sastoji od</w:t>
      </w:r>
      <w:r w:rsidR="00F04740" w:rsidRPr="00C82E68">
        <w:t xml:space="preserve"> poruke dobrodošlice</w:t>
      </w:r>
      <w:r w:rsidR="00FA2334" w:rsidRPr="00C82E68">
        <w:t xml:space="preserve"> </w:t>
      </w:r>
      <w:r w:rsidR="00F04740" w:rsidRPr="00C82E68">
        <w:t xml:space="preserve">i </w:t>
      </w:r>
      <w:r w:rsidR="00836D1A" w:rsidRPr="00C82E68">
        <w:t>gumba</w:t>
      </w:r>
      <w:r w:rsidR="00FA2334" w:rsidRPr="00C82E68">
        <w:t xml:space="preserve"> za prijavu</w:t>
      </w:r>
      <w:r w:rsidR="00836D1A" w:rsidRPr="00C82E68">
        <w:t xml:space="preserve"> </w:t>
      </w:r>
      <w:r w:rsidR="00FA2334" w:rsidRPr="00C82E68">
        <w:t>korisnika</w:t>
      </w:r>
      <w:r w:rsidR="00076963" w:rsidRPr="00C82E68">
        <w:t>.</w:t>
      </w:r>
      <w:r w:rsidR="00836D1A" w:rsidRPr="00C82E68">
        <w:t xml:space="preserve"> Klikom na gumb „PRIJAVITE SE“, korisnik se usmjerava na stranicu za prijavu u su</w:t>
      </w:r>
      <w:r w:rsidR="00DC767B" w:rsidRPr="00C82E68">
        <w:t>s</w:t>
      </w:r>
      <w:r w:rsidR="00836D1A" w:rsidRPr="00C82E68">
        <w:t>tav</w:t>
      </w:r>
      <w:r w:rsidR="004554B5" w:rsidRPr="00C82E68">
        <w:t>.</w:t>
      </w:r>
      <w:r w:rsidR="00836D1A" w:rsidRPr="00C82E68">
        <w:t xml:space="preserve"> </w:t>
      </w:r>
      <w:r w:rsidR="00076963" w:rsidRPr="00C82E68">
        <w:t xml:space="preserve">Dodani su zaštitni logo aplikacije i dva polja za unos </w:t>
      </w:r>
      <w:r w:rsidR="00210725" w:rsidRPr="00C82E68">
        <w:t>korisničke oznake</w:t>
      </w:r>
      <w:r w:rsidR="00076963" w:rsidRPr="00C82E68">
        <w:t xml:space="preserve"> i </w:t>
      </w:r>
      <w:r w:rsidR="00210725" w:rsidRPr="00C82E68">
        <w:t>lozinke</w:t>
      </w:r>
      <w:r w:rsidR="00076963" w:rsidRPr="00C82E68">
        <w:t>, koji su definirani pri registraciji</w:t>
      </w:r>
      <w:r w:rsidR="00F676E8" w:rsidRPr="00C82E68">
        <w:t xml:space="preserve"> (slika </w:t>
      </w:r>
      <w:r w:rsidR="00FC409D" w:rsidRPr="00C82E68">
        <w:t>4.</w:t>
      </w:r>
      <w:r w:rsidR="00F676E8" w:rsidRPr="00C82E68">
        <w:t>3.</w:t>
      </w:r>
      <w:r w:rsidR="00FC409D" w:rsidRPr="00C82E68">
        <w:t>1</w:t>
      </w:r>
      <w:r w:rsidR="00F676E8" w:rsidRPr="00C82E68">
        <w:t>)</w:t>
      </w:r>
      <w:r w:rsidR="00076963" w:rsidRPr="00C82E68">
        <w:t xml:space="preserve">. </w:t>
      </w:r>
    </w:p>
    <w:p w14:paraId="159E65E7" w14:textId="77777777" w:rsidR="00D61713" w:rsidRPr="00C82E68" w:rsidRDefault="00D61713" w:rsidP="002733C0"/>
    <w:p w14:paraId="28192DE4" w14:textId="4F608075" w:rsidR="00FA2334" w:rsidRPr="00C82E68" w:rsidRDefault="00FA2334" w:rsidP="00FA2334">
      <w:pPr>
        <w:jc w:val="center"/>
      </w:pPr>
      <w:r w:rsidRPr="00C82E68">
        <w:rPr>
          <w:noProof/>
        </w:rPr>
        <w:drawing>
          <wp:inline distT="0" distB="0" distL="0" distR="0" wp14:anchorId="651DBD91" wp14:editId="186C112F">
            <wp:extent cx="2597070" cy="4635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četni zaslon.PNG"/>
                    <pic:cNvPicPr/>
                  </pic:nvPicPr>
                  <pic:blipFill>
                    <a:blip r:embed="rId33">
                      <a:extLst>
                        <a:ext uri="{28A0092B-C50C-407E-A947-70E740481C1C}">
                          <a14:useLocalDpi xmlns:a14="http://schemas.microsoft.com/office/drawing/2010/main" val="0"/>
                        </a:ext>
                      </a:extLst>
                    </a:blip>
                    <a:stretch>
                      <a:fillRect/>
                    </a:stretch>
                  </pic:blipFill>
                  <pic:spPr>
                    <a:xfrm>
                      <a:off x="0" y="0"/>
                      <a:ext cx="2597070" cy="4635725"/>
                    </a:xfrm>
                    <a:prstGeom prst="rect">
                      <a:avLst/>
                    </a:prstGeom>
                  </pic:spPr>
                </pic:pic>
              </a:graphicData>
            </a:graphic>
          </wp:inline>
        </w:drawing>
      </w:r>
      <w:r w:rsidR="00CF7A1F" w:rsidRPr="00C82E68">
        <w:rPr>
          <w:noProof/>
        </w:rPr>
        <w:t xml:space="preserve">       </w:t>
      </w:r>
      <w:r w:rsidR="00CF7A1F" w:rsidRPr="00C82E68">
        <w:rPr>
          <w:noProof/>
        </w:rPr>
        <w:drawing>
          <wp:inline distT="0" distB="0" distL="0" distR="0" wp14:anchorId="744EC6CE" wp14:editId="04CB67AF">
            <wp:extent cx="2610731" cy="4648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četni zaslon.PNG"/>
                    <pic:cNvPicPr/>
                  </pic:nvPicPr>
                  <pic:blipFill>
                    <a:blip r:embed="rId34">
                      <a:extLst>
                        <a:ext uri="{28A0092B-C50C-407E-A947-70E740481C1C}">
                          <a14:useLocalDpi xmlns:a14="http://schemas.microsoft.com/office/drawing/2010/main" val="0"/>
                        </a:ext>
                      </a:extLst>
                    </a:blip>
                    <a:stretch>
                      <a:fillRect/>
                    </a:stretch>
                  </pic:blipFill>
                  <pic:spPr>
                    <a:xfrm>
                      <a:off x="0" y="0"/>
                      <a:ext cx="2610731" cy="4648849"/>
                    </a:xfrm>
                    <a:prstGeom prst="rect">
                      <a:avLst/>
                    </a:prstGeom>
                  </pic:spPr>
                </pic:pic>
              </a:graphicData>
            </a:graphic>
          </wp:inline>
        </w:drawing>
      </w:r>
    </w:p>
    <w:p w14:paraId="78A0C357" w14:textId="1202D499" w:rsidR="00836D1A" w:rsidRPr="00C82E68" w:rsidRDefault="00FA2334" w:rsidP="00FA2334">
      <w:pPr>
        <w:jc w:val="center"/>
      </w:pPr>
      <w:r w:rsidRPr="00C82E68">
        <w:rPr>
          <w:b/>
        </w:rPr>
        <w:t xml:space="preserve">Slika </w:t>
      </w:r>
      <w:r w:rsidR="00FC409D" w:rsidRPr="00C82E68">
        <w:rPr>
          <w:b/>
        </w:rPr>
        <w:t>4.</w:t>
      </w:r>
      <w:r w:rsidRPr="00C82E68">
        <w:rPr>
          <w:b/>
        </w:rPr>
        <w:t>3.</w:t>
      </w:r>
      <w:r w:rsidR="00FC409D" w:rsidRPr="00C82E68">
        <w:rPr>
          <w:b/>
        </w:rPr>
        <w:t>1</w:t>
      </w:r>
      <w:r w:rsidRPr="00C82E68">
        <w:rPr>
          <w:b/>
        </w:rPr>
        <w:t xml:space="preserve">. </w:t>
      </w:r>
      <w:r w:rsidRPr="00C82E68">
        <w:t>Početni zaslon aplikacije</w:t>
      </w:r>
      <w:r w:rsidR="00CF7A1F" w:rsidRPr="00C82E68">
        <w:t xml:space="preserve"> (lijevo) i z</w:t>
      </w:r>
      <w:r w:rsidR="00836D1A" w:rsidRPr="00C82E68">
        <w:t xml:space="preserve">aslon za prijavu u sustav </w:t>
      </w:r>
      <w:r w:rsidR="00CF7A1F" w:rsidRPr="00C82E68">
        <w:t>(desno)</w:t>
      </w:r>
    </w:p>
    <w:p w14:paraId="1D070068" w14:textId="6D660D49" w:rsidR="00F676E8" w:rsidRPr="00C82E68" w:rsidRDefault="00F676E8" w:rsidP="00FA2334">
      <w:pPr>
        <w:jc w:val="center"/>
      </w:pPr>
    </w:p>
    <w:p w14:paraId="7F188F7E" w14:textId="6C45DD37" w:rsidR="0016375F" w:rsidRPr="00C82E68" w:rsidRDefault="0016375F" w:rsidP="00FA2334">
      <w:pPr>
        <w:jc w:val="center"/>
      </w:pPr>
    </w:p>
    <w:p w14:paraId="4F447E57" w14:textId="11AFB716" w:rsidR="0016375F" w:rsidRPr="00C82E68" w:rsidRDefault="0016375F" w:rsidP="00FA2334">
      <w:pPr>
        <w:jc w:val="center"/>
      </w:pPr>
    </w:p>
    <w:p w14:paraId="1D0F748D" w14:textId="77777777" w:rsidR="0016375F" w:rsidRPr="00C82E68" w:rsidRDefault="0016375F" w:rsidP="00FA2334">
      <w:pPr>
        <w:jc w:val="center"/>
      </w:pPr>
    </w:p>
    <w:p w14:paraId="45A28630" w14:textId="3A6DACA6" w:rsidR="0003412F" w:rsidRPr="00C82E68" w:rsidRDefault="0003412F">
      <w:pPr>
        <w:spacing w:line="259" w:lineRule="auto"/>
        <w:jc w:val="left"/>
      </w:pPr>
      <w:r w:rsidRPr="00C82E68">
        <w:br w:type="page"/>
      </w:r>
    </w:p>
    <w:p w14:paraId="0452CCA7" w14:textId="4B80E4D7" w:rsidR="00024B9C" w:rsidRPr="00C82E68" w:rsidRDefault="00024B9C" w:rsidP="00024B9C">
      <w:r w:rsidRPr="00C82E68">
        <w:lastRenderedPageBreak/>
        <w:t>U slučaju da je korisnik za</w:t>
      </w:r>
      <w:r w:rsidR="00836D1A" w:rsidRPr="00C82E68">
        <w:t>b</w:t>
      </w:r>
      <w:r w:rsidRPr="00C82E68">
        <w:t>oravio svoju lozinku, ispod gumba „PRIJAVITE SE“</w:t>
      </w:r>
      <w:r w:rsidR="00941B4E" w:rsidRPr="00C82E68">
        <w:t xml:space="preserve"> nalazi se link za oporavak lozinke pod nazivom „Zaboravili ste lozinku?“. Pritiskom na taj link, korisnik se preusmjerava na stranicu za oporavak lozinke (slika </w:t>
      </w:r>
      <w:r w:rsidR="004040A4" w:rsidRPr="00C82E68">
        <w:t>4.</w:t>
      </w:r>
      <w:r w:rsidR="00FC409D" w:rsidRPr="00C82E68">
        <w:t>3.2</w:t>
      </w:r>
      <w:r w:rsidR="00941B4E" w:rsidRPr="00C82E68">
        <w:t>).</w:t>
      </w:r>
      <w:r w:rsidR="00836D1A" w:rsidRPr="00C82E68">
        <w:t xml:space="preserve"> </w:t>
      </w:r>
    </w:p>
    <w:p w14:paraId="3DC247F1" w14:textId="77777777" w:rsidR="00D61713" w:rsidRPr="00C82E68" w:rsidRDefault="00D61713" w:rsidP="00024B9C"/>
    <w:p w14:paraId="2E166C78" w14:textId="2D29E228" w:rsidR="00836D1A" w:rsidRPr="00C82E68" w:rsidRDefault="00836D1A" w:rsidP="00836D1A">
      <w:pPr>
        <w:jc w:val="center"/>
      </w:pPr>
      <w:r w:rsidRPr="00C82E68">
        <w:rPr>
          <w:noProof/>
        </w:rPr>
        <w:drawing>
          <wp:inline distT="0" distB="0" distL="0" distR="0" wp14:anchorId="5E8526D2" wp14:editId="09E10EF7">
            <wp:extent cx="2686779" cy="47659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get password.PNG"/>
                    <pic:cNvPicPr/>
                  </pic:nvPicPr>
                  <pic:blipFill>
                    <a:blip r:embed="rId35">
                      <a:extLst>
                        <a:ext uri="{28A0092B-C50C-407E-A947-70E740481C1C}">
                          <a14:useLocalDpi xmlns:a14="http://schemas.microsoft.com/office/drawing/2010/main" val="0"/>
                        </a:ext>
                      </a:extLst>
                    </a:blip>
                    <a:stretch>
                      <a:fillRect/>
                    </a:stretch>
                  </pic:blipFill>
                  <pic:spPr>
                    <a:xfrm>
                      <a:off x="0" y="0"/>
                      <a:ext cx="2686779" cy="4765947"/>
                    </a:xfrm>
                    <a:prstGeom prst="rect">
                      <a:avLst/>
                    </a:prstGeom>
                  </pic:spPr>
                </pic:pic>
              </a:graphicData>
            </a:graphic>
          </wp:inline>
        </w:drawing>
      </w:r>
      <w:r w:rsidR="00211072" w:rsidRPr="00C82E68">
        <w:t xml:space="preserve">       </w:t>
      </w:r>
      <w:r w:rsidRPr="00C82E68">
        <w:rPr>
          <w:noProof/>
        </w:rPr>
        <w:drawing>
          <wp:inline distT="0" distB="0" distL="0" distR="0" wp14:anchorId="18A0DE4B" wp14:editId="41243589">
            <wp:extent cx="2686425" cy="4782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va lozinka.PNG"/>
                    <pic:cNvPicPr/>
                  </pic:nvPicPr>
                  <pic:blipFill>
                    <a:blip r:embed="rId36">
                      <a:extLst>
                        <a:ext uri="{28A0092B-C50C-407E-A947-70E740481C1C}">
                          <a14:useLocalDpi xmlns:a14="http://schemas.microsoft.com/office/drawing/2010/main" val="0"/>
                        </a:ext>
                      </a:extLst>
                    </a:blip>
                    <a:stretch>
                      <a:fillRect/>
                    </a:stretch>
                  </pic:blipFill>
                  <pic:spPr>
                    <a:xfrm>
                      <a:off x="0" y="0"/>
                      <a:ext cx="2686425" cy="4782217"/>
                    </a:xfrm>
                    <a:prstGeom prst="rect">
                      <a:avLst/>
                    </a:prstGeom>
                  </pic:spPr>
                </pic:pic>
              </a:graphicData>
            </a:graphic>
          </wp:inline>
        </w:drawing>
      </w:r>
    </w:p>
    <w:p w14:paraId="3C8DE797" w14:textId="79F36055" w:rsidR="00F8729E" w:rsidRPr="00C82E68" w:rsidRDefault="00836D1A" w:rsidP="00836D1A">
      <w:pPr>
        <w:jc w:val="center"/>
      </w:pPr>
      <w:r w:rsidRPr="00C82E68">
        <w:rPr>
          <w:b/>
        </w:rPr>
        <w:t xml:space="preserve">Slika </w:t>
      </w:r>
      <w:r w:rsidR="00FC409D" w:rsidRPr="00C82E68">
        <w:rPr>
          <w:b/>
        </w:rPr>
        <w:t>4.3.2</w:t>
      </w:r>
      <w:r w:rsidRPr="00C82E68">
        <w:rPr>
          <w:b/>
        </w:rPr>
        <w:t xml:space="preserve">. </w:t>
      </w:r>
      <w:r w:rsidRPr="00C82E68">
        <w:t>Zasloni za ponovno postavljanje lozinke</w:t>
      </w:r>
      <w:r w:rsidR="00F8729E" w:rsidRPr="00C82E68">
        <w:br w:type="page"/>
      </w:r>
    </w:p>
    <w:p w14:paraId="226673F2" w14:textId="5B0A1C8B" w:rsidR="00836D1A" w:rsidRPr="00C82E68" w:rsidRDefault="00836D1A" w:rsidP="00836D1A">
      <w:r w:rsidRPr="00C82E68">
        <w:lastRenderedPageBreak/>
        <w:t>Nakon uspješne prijave u sustav</w:t>
      </w:r>
      <w:r w:rsidR="00464A60" w:rsidRPr="00C82E68">
        <w:t xml:space="preserve">, otvara se zaslon </w:t>
      </w:r>
      <w:r w:rsidR="00A17D9D" w:rsidRPr="00C82E68">
        <w:t>s popisom kolegija koje stude</w:t>
      </w:r>
      <w:r w:rsidR="00004668" w:rsidRPr="00C82E68">
        <w:t>n</w:t>
      </w:r>
      <w:r w:rsidR="00A17D9D" w:rsidRPr="00C82E68">
        <w:t xml:space="preserve">t pohađa </w:t>
      </w:r>
      <w:r w:rsidR="00464A60" w:rsidRPr="00C82E68">
        <w:t xml:space="preserve">u tekućem semestru (slika </w:t>
      </w:r>
      <w:r w:rsidR="007C2EDC" w:rsidRPr="00C82E68">
        <w:t>4.3.3.</w:t>
      </w:r>
      <w:r w:rsidR="00464A60" w:rsidRPr="00C82E68">
        <w:t xml:space="preserve">). </w:t>
      </w:r>
      <w:r w:rsidR="00A17D9D" w:rsidRPr="00C82E68">
        <w:t xml:space="preserve">Student odabire kolegij </w:t>
      </w:r>
      <w:r w:rsidR="00004668" w:rsidRPr="00C82E68">
        <w:t>n</w:t>
      </w:r>
      <w:r w:rsidR="00A17D9D" w:rsidRPr="00C82E68">
        <w:t>ako</w:t>
      </w:r>
      <w:r w:rsidR="00004668" w:rsidRPr="00C82E68">
        <w:t>n</w:t>
      </w:r>
      <w:r w:rsidR="00A17D9D" w:rsidRPr="00C82E68">
        <w:t xml:space="preserve"> čega se otvara stranica koja sadrži detalje o prisutn</w:t>
      </w:r>
      <w:r w:rsidR="00004668" w:rsidRPr="00C82E68">
        <w:t>o</w:t>
      </w:r>
      <w:r w:rsidR="00A17D9D" w:rsidRPr="00C82E68">
        <w:t>sti, kao što su datum i vrijeme kada je student skenirao QR kod s</w:t>
      </w:r>
      <w:r w:rsidR="00004668" w:rsidRPr="00C82E68">
        <w:t xml:space="preserve"> </w:t>
      </w:r>
      <w:r w:rsidR="00A17D9D" w:rsidRPr="00C82E68">
        <w:t>nastavnikova uređaja</w:t>
      </w:r>
      <w:r w:rsidR="00464A60" w:rsidRPr="00C82E68">
        <w:t xml:space="preserve"> (slika </w:t>
      </w:r>
      <w:r w:rsidR="005E7BD0" w:rsidRPr="00C82E68">
        <w:t>4.</w:t>
      </w:r>
      <w:r w:rsidR="00464A60" w:rsidRPr="00C82E68">
        <w:t>3</w:t>
      </w:r>
      <w:r w:rsidR="005E7BD0" w:rsidRPr="00C82E68">
        <w:t>.4</w:t>
      </w:r>
      <w:r w:rsidR="00464A60" w:rsidRPr="00C82E68">
        <w:t>.).</w:t>
      </w:r>
    </w:p>
    <w:p w14:paraId="2630C03E" w14:textId="77777777" w:rsidR="00D61713" w:rsidRPr="00C82E68" w:rsidRDefault="00D61713" w:rsidP="00836D1A"/>
    <w:p w14:paraId="4532C944" w14:textId="623C00C5" w:rsidR="00464A60" w:rsidRPr="00C82E68" w:rsidRDefault="005B70EF" w:rsidP="00464A60">
      <w:pPr>
        <w:jc w:val="center"/>
      </w:pPr>
      <w:r w:rsidRPr="00C82E68">
        <w:rPr>
          <w:noProof/>
        </w:rPr>
        <w:drawing>
          <wp:inline distT="0" distB="0" distL="0" distR="0" wp14:anchorId="32F678CF" wp14:editId="7654AB3A">
            <wp:extent cx="2963452" cy="642127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21113_195904_com.gspace.androi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7098" cy="6429172"/>
                    </a:xfrm>
                    <a:prstGeom prst="rect">
                      <a:avLst/>
                    </a:prstGeom>
                  </pic:spPr>
                </pic:pic>
              </a:graphicData>
            </a:graphic>
          </wp:inline>
        </w:drawing>
      </w:r>
    </w:p>
    <w:p w14:paraId="0F90771E" w14:textId="5A83303C" w:rsidR="00AF1B1E" w:rsidRPr="00C82E68" w:rsidRDefault="00464A60" w:rsidP="00464A60">
      <w:pPr>
        <w:jc w:val="center"/>
      </w:pPr>
      <w:r w:rsidRPr="00C82E68">
        <w:rPr>
          <w:b/>
        </w:rPr>
        <w:t xml:space="preserve">Slika </w:t>
      </w:r>
      <w:r w:rsidR="007C2EDC" w:rsidRPr="00C82E68">
        <w:rPr>
          <w:b/>
        </w:rPr>
        <w:t>4.3.</w:t>
      </w:r>
      <w:r w:rsidRPr="00C82E68">
        <w:rPr>
          <w:b/>
        </w:rPr>
        <w:t xml:space="preserve">3. </w:t>
      </w:r>
      <w:r w:rsidR="00A17D9D" w:rsidRPr="00C82E68">
        <w:t>Prikaz kolegija koje student pohađa</w:t>
      </w:r>
    </w:p>
    <w:p w14:paraId="2F2FB7A8" w14:textId="6849A9A9" w:rsidR="005B70EF" w:rsidRPr="00C82E68" w:rsidRDefault="005B70EF" w:rsidP="00464A60">
      <w:pPr>
        <w:jc w:val="center"/>
      </w:pPr>
      <w:r w:rsidRPr="00C82E68">
        <w:rPr>
          <w:noProof/>
        </w:rPr>
        <w:lastRenderedPageBreak/>
        <w:drawing>
          <wp:inline distT="0" distB="0" distL="0" distR="0" wp14:anchorId="6CFEB286" wp14:editId="6FF3C962">
            <wp:extent cx="2789772" cy="60449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21113_200006_com.gspace.androi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4312" cy="6054777"/>
                    </a:xfrm>
                    <a:prstGeom prst="rect">
                      <a:avLst/>
                    </a:prstGeom>
                  </pic:spPr>
                </pic:pic>
              </a:graphicData>
            </a:graphic>
          </wp:inline>
        </w:drawing>
      </w:r>
    </w:p>
    <w:p w14:paraId="2672BC72" w14:textId="1E8A5256" w:rsidR="00A17D9D" w:rsidRPr="00C82E68" w:rsidRDefault="00A17D9D" w:rsidP="00464A60">
      <w:pPr>
        <w:jc w:val="center"/>
      </w:pPr>
      <w:r w:rsidRPr="00C82E68">
        <w:rPr>
          <w:b/>
        </w:rPr>
        <w:t xml:space="preserve">Slika </w:t>
      </w:r>
      <w:r w:rsidR="005E7BD0" w:rsidRPr="00C82E68">
        <w:rPr>
          <w:b/>
        </w:rPr>
        <w:t>4.3.4</w:t>
      </w:r>
      <w:r w:rsidRPr="00C82E68">
        <w:rPr>
          <w:b/>
        </w:rPr>
        <w:t xml:space="preserve">. </w:t>
      </w:r>
      <w:r w:rsidRPr="00C82E68">
        <w:t>Prikaz detalja o kolegiju</w:t>
      </w:r>
    </w:p>
    <w:p w14:paraId="16A6852D" w14:textId="0D4FD483" w:rsidR="00A17D9D" w:rsidRPr="00C82E68" w:rsidRDefault="00A17D9D" w:rsidP="00464A60">
      <w:pPr>
        <w:jc w:val="center"/>
      </w:pPr>
    </w:p>
    <w:p w14:paraId="4A984BCE" w14:textId="77BEA21A" w:rsidR="00A17D9D" w:rsidRPr="00C82E68" w:rsidRDefault="00A17D9D" w:rsidP="00A17D9D">
      <w:r w:rsidRPr="00C82E68">
        <w:t>Na početno</w:t>
      </w:r>
      <w:r w:rsidR="000A3298" w:rsidRPr="00C82E68">
        <w:t>m</w:t>
      </w:r>
      <w:r w:rsidRPr="00C82E68">
        <w:t xml:space="preserve"> zaslonu se nalazi i gumb koji vodi na zaslon za skeniranje QR koda (slika </w:t>
      </w:r>
      <w:r w:rsidR="00BF58BB" w:rsidRPr="00C82E68">
        <w:t>4.3.5</w:t>
      </w:r>
      <w:r w:rsidRPr="00C82E68">
        <w:t xml:space="preserve">.). </w:t>
      </w:r>
      <w:r w:rsidR="000A3298" w:rsidRPr="00C82E68">
        <w:t xml:space="preserve">Aplikacija koristi kameru uređaja kako bi skenirala QR kod koji je automatski generiran putem aplikacije za nastavnike. </w:t>
      </w:r>
      <w:r w:rsidR="00B9674E" w:rsidRPr="00C82E68">
        <w:t xml:space="preserve">Aplikacija koristi lokacijske usluge kako bi se osiguralo da </w:t>
      </w:r>
      <w:r w:rsidR="000A3298" w:rsidRPr="00C82E68">
        <w:t>studenti ne mogu skenirati QR kod ako su udaljeni više od 10 metara od nastavnikova uređaja. U slučaju da je uređaj koji student skenira QR kod udaljen više od 10 metara od nastav</w:t>
      </w:r>
      <w:r w:rsidR="00004668" w:rsidRPr="00C82E68">
        <w:t>n</w:t>
      </w:r>
      <w:r w:rsidR="000A3298" w:rsidRPr="00C82E68">
        <w:t>ikova uređaja, pojavljuje se skočni prozor koji obavještava stude</w:t>
      </w:r>
      <w:r w:rsidR="00B9674E" w:rsidRPr="00C82E68">
        <w:t>n</w:t>
      </w:r>
      <w:r w:rsidR="000A3298" w:rsidRPr="00C82E68">
        <w:t>ta da je previše udaljen</w:t>
      </w:r>
      <w:r w:rsidR="00B9674E" w:rsidRPr="00C82E68">
        <w:t xml:space="preserve"> (slika </w:t>
      </w:r>
      <w:r w:rsidR="00BF58BB" w:rsidRPr="00C82E68">
        <w:t>4.</w:t>
      </w:r>
      <w:r w:rsidR="00B9674E" w:rsidRPr="00C82E68">
        <w:t>3</w:t>
      </w:r>
      <w:r w:rsidR="00BF58BB" w:rsidRPr="00C82E68">
        <w:t>.6</w:t>
      </w:r>
      <w:r w:rsidR="00B9674E" w:rsidRPr="00C82E68">
        <w:t>.)</w:t>
      </w:r>
      <w:r w:rsidR="000A3298" w:rsidRPr="00C82E68">
        <w:t>.</w:t>
      </w:r>
    </w:p>
    <w:p w14:paraId="0EC3DCA5" w14:textId="6DAD667A" w:rsidR="000A3298" w:rsidRPr="00C82E68" w:rsidRDefault="005B70EF" w:rsidP="00C53DAF">
      <w:pPr>
        <w:jc w:val="center"/>
      </w:pPr>
      <w:r w:rsidRPr="00C82E68">
        <w:rPr>
          <w:noProof/>
        </w:rPr>
        <w:lastRenderedPageBreak/>
        <w:drawing>
          <wp:inline distT="0" distB="0" distL="0" distR="0" wp14:anchorId="30414358" wp14:editId="4ABF7329">
            <wp:extent cx="2778627" cy="602078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21113_200054_com.gspace.androi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9666" cy="6023041"/>
                    </a:xfrm>
                    <a:prstGeom prst="rect">
                      <a:avLst/>
                    </a:prstGeom>
                  </pic:spPr>
                </pic:pic>
              </a:graphicData>
            </a:graphic>
          </wp:inline>
        </w:drawing>
      </w:r>
    </w:p>
    <w:p w14:paraId="50A30CCB" w14:textId="50815623" w:rsidR="000A3298" w:rsidRPr="00C82E68" w:rsidRDefault="000A3298" w:rsidP="000A3298">
      <w:pPr>
        <w:jc w:val="center"/>
      </w:pPr>
      <w:r w:rsidRPr="00C82E68">
        <w:rPr>
          <w:b/>
        </w:rPr>
        <w:t xml:space="preserve">Slika </w:t>
      </w:r>
      <w:r w:rsidR="00BF58BB" w:rsidRPr="00C82E68">
        <w:rPr>
          <w:b/>
        </w:rPr>
        <w:t>4.</w:t>
      </w:r>
      <w:r w:rsidRPr="00C82E68">
        <w:rPr>
          <w:b/>
        </w:rPr>
        <w:t>3</w:t>
      </w:r>
      <w:r w:rsidR="00BF58BB" w:rsidRPr="00C82E68">
        <w:rPr>
          <w:b/>
        </w:rPr>
        <w:t>.5</w:t>
      </w:r>
      <w:r w:rsidRPr="00C82E68">
        <w:rPr>
          <w:b/>
        </w:rPr>
        <w:t xml:space="preserve">. </w:t>
      </w:r>
      <w:r w:rsidRPr="00C82E68">
        <w:t>Zaslon za skeniranje QR koda</w:t>
      </w:r>
    </w:p>
    <w:p w14:paraId="0CD25FD9" w14:textId="74EEA2CE" w:rsidR="001D7895" w:rsidRPr="00C82E68" w:rsidRDefault="001D7895" w:rsidP="000A3298">
      <w:pPr>
        <w:jc w:val="center"/>
      </w:pPr>
      <w:r w:rsidRPr="00C82E68">
        <w:rPr>
          <w:noProof/>
        </w:rPr>
        <w:lastRenderedPageBreak/>
        <w:drawing>
          <wp:inline distT="0" distB="0" distL="0" distR="0" wp14:anchorId="01E8B598" wp14:editId="766F25EA">
            <wp:extent cx="2900961" cy="6285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1114_111329_com.gspace.androi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8702" cy="6302638"/>
                    </a:xfrm>
                    <a:prstGeom prst="rect">
                      <a:avLst/>
                    </a:prstGeom>
                  </pic:spPr>
                </pic:pic>
              </a:graphicData>
            </a:graphic>
          </wp:inline>
        </w:drawing>
      </w:r>
    </w:p>
    <w:p w14:paraId="1DBAE810" w14:textId="423EBF18" w:rsidR="00083F98" w:rsidRPr="00C82E68" w:rsidRDefault="00B9674E" w:rsidP="00083F98">
      <w:pPr>
        <w:jc w:val="center"/>
      </w:pPr>
      <w:r w:rsidRPr="00C82E68">
        <w:rPr>
          <w:b/>
        </w:rPr>
        <w:t xml:space="preserve">Slika </w:t>
      </w:r>
      <w:r w:rsidR="00BF58BB" w:rsidRPr="00C82E68">
        <w:rPr>
          <w:b/>
        </w:rPr>
        <w:t>4.</w:t>
      </w:r>
      <w:r w:rsidRPr="00C82E68">
        <w:rPr>
          <w:b/>
        </w:rPr>
        <w:t>3</w:t>
      </w:r>
      <w:r w:rsidR="00BF58BB" w:rsidRPr="00C82E68">
        <w:rPr>
          <w:b/>
        </w:rPr>
        <w:t>.6</w:t>
      </w:r>
      <w:r w:rsidRPr="00C82E68">
        <w:rPr>
          <w:b/>
        </w:rPr>
        <w:t xml:space="preserve">. </w:t>
      </w:r>
      <w:r w:rsidRPr="00C82E68">
        <w:t>Obavijest</w:t>
      </w:r>
      <w:r w:rsidR="0053583F" w:rsidRPr="00C82E68">
        <w:t xml:space="preserve"> za udaljenost</w:t>
      </w:r>
    </w:p>
    <w:p w14:paraId="7D684898" w14:textId="74001CFB" w:rsidR="00083F98" w:rsidRPr="00C82E68" w:rsidRDefault="00083F98" w:rsidP="00083F98"/>
    <w:p w14:paraId="4364B1A2" w14:textId="08FF75C9" w:rsidR="00481237" w:rsidRPr="00C82E68" w:rsidRDefault="00481237" w:rsidP="00083F98"/>
    <w:p w14:paraId="4B566301" w14:textId="4C21060A" w:rsidR="00481237" w:rsidRPr="00C82E68" w:rsidRDefault="00481237" w:rsidP="00083F98"/>
    <w:p w14:paraId="29F17DF5" w14:textId="77777777" w:rsidR="00481237" w:rsidRPr="00C82E68" w:rsidRDefault="00481237" w:rsidP="00083F98"/>
    <w:p w14:paraId="6FCEF516" w14:textId="3473D168" w:rsidR="00083F98" w:rsidRPr="00C82E68" w:rsidRDefault="00083F98" w:rsidP="00083F98">
      <w:r w:rsidRPr="00C82E68">
        <w:t>Ako je student uspješno skenirao QR kod za prijavu na nastavu na zaslonu uređaja se pojavljuje obavijest (slika 4.3.7.)</w:t>
      </w:r>
    </w:p>
    <w:p w14:paraId="5A3542EB" w14:textId="0464C838" w:rsidR="001D7895" w:rsidRPr="00C82E68" w:rsidRDefault="001D7895" w:rsidP="001D7895">
      <w:pPr>
        <w:jc w:val="center"/>
      </w:pPr>
      <w:r w:rsidRPr="00C82E68">
        <w:rPr>
          <w:noProof/>
        </w:rPr>
        <w:lastRenderedPageBreak/>
        <w:drawing>
          <wp:inline distT="0" distB="0" distL="0" distR="0" wp14:anchorId="2961CD29" wp14:editId="2675CDD8">
            <wp:extent cx="3021289" cy="6546593"/>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21114_111428_com.gspace.androi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4502" cy="6575222"/>
                    </a:xfrm>
                    <a:prstGeom prst="rect">
                      <a:avLst/>
                    </a:prstGeom>
                  </pic:spPr>
                </pic:pic>
              </a:graphicData>
            </a:graphic>
          </wp:inline>
        </w:drawing>
      </w:r>
    </w:p>
    <w:p w14:paraId="2D6B9E90" w14:textId="24ECB845" w:rsidR="0053583F" w:rsidRPr="00C82E68" w:rsidRDefault="0053583F" w:rsidP="0053583F">
      <w:pPr>
        <w:jc w:val="center"/>
      </w:pPr>
      <w:r w:rsidRPr="00C82E68">
        <w:rPr>
          <w:b/>
        </w:rPr>
        <w:t xml:space="preserve">Slika 4.3.7. </w:t>
      </w:r>
      <w:r w:rsidRPr="00C82E68">
        <w:t>Obavijest o uspješnom prijavljivanju na kolegij</w:t>
      </w:r>
    </w:p>
    <w:p w14:paraId="56F2B2F7" w14:textId="4B8366C6" w:rsidR="00B9674E" w:rsidRPr="00C82E68" w:rsidRDefault="00B9674E">
      <w:pPr>
        <w:spacing w:line="259" w:lineRule="auto"/>
        <w:jc w:val="left"/>
      </w:pPr>
    </w:p>
    <w:p w14:paraId="0B0AA5AE" w14:textId="3282BF55" w:rsidR="001D7895" w:rsidRPr="00C82E68" w:rsidRDefault="001D7895">
      <w:pPr>
        <w:spacing w:line="259" w:lineRule="auto"/>
        <w:jc w:val="left"/>
      </w:pPr>
    </w:p>
    <w:p w14:paraId="5CF2DF6B" w14:textId="6C71E6E8" w:rsidR="001D7895" w:rsidRPr="00C82E68" w:rsidRDefault="001D7895">
      <w:pPr>
        <w:spacing w:line="259" w:lineRule="auto"/>
        <w:jc w:val="left"/>
      </w:pPr>
    </w:p>
    <w:p w14:paraId="68B446B8" w14:textId="6709E52C" w:rsidR="001D7895" w:rsidRPr="00C82E68" w:rsidRDefault="001D7895">
      <w:pPr>
        <w:spacing w:line="259" w:lineRule="auto"/>
        <w:jc w:val="left"/>
      </w:pPr>
    </w:p>
    <w:p w14:paraId="01A9AB25" w14:textId="77777777" w:rsidR="001D7895" w:rsidRPr="00C82E68" w:rsidRDefault="001D7895">
      <w:pPr>
        <w:spacing w:line="259" w:lineRule="auto"/>
        <w:jc w:val="left"/>
      </w:pPr>
    </w:p>
    <w:p w14:paraId="0559FE4D" w14:textId="34355501" w:rsidR="00970B53" w:rsidRDefault="00970B53">
      <w:pPr>
        <w:spacing w:line="259" w:lineRule="auto"/>
        <w:jc w:val="left"/>
      </w:pPr>
      <w:r>
        <w:lastRenderedPageBreak/>
        <w:t xml:space="preserve">Nakon što student skenira QR kod s profesorova pametnog uređaja, u Firebase se upisuju podaci o prijavi (slika 4.3.8.). Ti podaci su kasnije vidljivi i studentu i profesoru. </w:t>
      </w:r>
    </w:p>
    <w:p w14:paraId="7D0AE04D" w14:textId="77777777" w:rsidR="00970B53" w:rsidRDefault="00970B53">
      <w:pPr>
        <w:spacing w:line="259" w:lineRule="auto"/>
        <w:jc w:val="left"/>
      </w:pPr>
    </w:p>
    <w:p w14:paraId="11DF14AD" w14:textId="254BDB1E" w:rsidR="00970B53" w:rsidRDefault="00970B53" w:rsidP="00970B53">
      <w:pPr>
        <w:spacing w:line="259" w:lineRule="auto"/>
        <w:jc w:val="center"/>
      </w:pPr>
      <w:r>
        <w:rPr>
          <w:noProof/>
        </w:rPr>
        <w:drawing>
          <wp:inline distT="0" distB="0" distL="0" distR="0" wp14:anchorId="0EF08D5D" wp14:editId="708B89E0">
            <wp:extent cx="3639058" cy="27816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kon prijave.PNG"/>
                    <pic:cNvPicPr/>
                  </pic:nvPicPr>
                  <pic:blipFill>
                    <a:blip r:embed="rId42">
                      <a:extLst>
                        <a:ext uri="{28A0092B-C50C-407E-A947-70E740481C1C}">
                          <a14:useLocalDpi xmlns:a14="http://schemas.microsoft.com/office/drawing/2010/main" val="0"/>
                        </a:ext>
                      </a:extLst>
                    </a:blip>
                    <a:stretch>
                      <a:fillRect/>
                    </a:stretch>
                  </pic:blipFill>
                  <pic:spPr>
                    <a:xfrm>
                      <a:off x="0" y="0"/>
                      <a:ext cx="3639058" cy="2781688"/>
                    </a:xfrm>
                    <a:prstGeom prst="rect">
                      <a:avLst/>
                    </a:prstGeom>
                  </pic:spPr>
                </pic:pic>
              </a:graphicData>
            </a:graphic>
          </wp:inline>
        </w:drawing>
      </w:r>
    </w:p>
    <w:p w14:paraId="6A21CC29" w14:textId="3CDE5F38" w:rsidR="00970B53" w:rsidRDefault="00970B53" w:rsidP="00970B53">
      <w:pPr>
        <w:spacing w:line="259" w:lineRule="auto"/>
        <w:jc w:val="center"/>
      </w:pPr>
      <w:r>
        <w:rPr>
          <w:b/>
        </w:rPr>
        <w:t xml:space="preserve">Slika 4.3.8. </w:t>
      </w:r>
      <w:r>
        <w:t>Izgled tablice u Firebase-u nakon prijave studenta na predavanje</w:t>
      </w:r>
    </w:p>
    <w:p w14:paraId="39F7AEE7" w14:textId="77777777" w:rsidR="00970B53" w:rsidRPr="00970B53" w:rsidRDefault="00970B53" w:rsidP="00970B53">
      <w:pPr>
        <w:spacing w:line="259" w:lineRule="auto"/>
        <w:jc w:val="center"/>
      </w:pPr>
    </w:p>
    <w:p w14:paraId="6A9069FF" w14:textId="34EF0075" w:rsidR="00B9674E" w:rsidRPr="00C82E68" w:rsidRDefault="00B9674E">
      <w:pPr>
        <w:spacing w:line="259" w:lineRule="auto"/>
        <w:jc w:val="left"/>
      </w:pPr>
      <w:r w:rsidRPr="00C82E68">
        <w:t xml:space="preserve">Na početnoj stranici, u gornjem lijevom kutu, nalazi se ikona kojom se otvara izbornik s opcijom za pregled kolegija koje student pohađa, promjenu lozinke i odjavu iz aplikacije (slika </w:t>
      </w:r>
      <w:r w:rsidR="009525FC" w:rsidRPr="00C82E68">
        <w:t>4.</w:t>
      </w:r>
      <w:r w:rsidRPr="00C82E68">
        <w:t>3</w:t>
      </w:r>
      <w:r w:rsidR="009525FC" w:rsidRPr="00C82E68">
        <w:t>.</w:t>
      </w:r>
      <w:r w:rsidR="00970B53">
        <w:t>9</w:t>
      </w:r>
      <w:r w:rsidRPr="00C82E68">
        <w:t>.).</w:t>
      </w:r>
    </w:p>
    <w:p w14:paraId="74F219DC" w14:textId="77777777" w:rsidR="009C0F93" w:rsidRPr="00C82E68" w:rsidRDefault="009C0F93">
      <w:pPr>
        <w:spacing w:line="259" w:lineRule="auto"/>
        <w:jc w:val="left"/>
      </w:pPr>
    </w:p>
    <w:p w14:paraId="23E10E94" w14:textId="0F2A8310" w:rsidR="00B9674E" w:rsidRPr="00C82E68" w:rsidRDefault="00C53DAF" w:rsidP="00B9674E">
      <w:pPr>
        <w:spacing w:line="259" w:lineRule="auto"/>
        <w:jc w:val="center"/>
        <w:rPr>
          <w:b/>
        </w:rPr>
      </w:pPr>
      <w:r w:rsidRPr="00C82E68">
        <w:rPr>
          <w:b/>
          <w:noProof/>
        </w:rPr>
        <w:lastRenderedPageBreak/>
        <w:drawing>
          <wp:inline distT="0" distB="0" distL="0" distR="0" wp14:anchorId="6CF2A3C6" wp14:editId="6320D2AA">
            <wp:extent cx="2898577" cy="5153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21113_200114_com.gspace.androi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4009" cy="5162682"/>
                    </a:xfrm>
                    <a:prstGeom prst="rect">
                      <a:avLst/>
                    </a:prstGeom>
                  </pic:spPr>
                </pic:pic>
              </a:graphicData>
            </a:graphic>
          </wp:inline>
        </w:drawing>
      </w:r>
    </w:p>
    <w:p w14:paraId="187C43A7" w14:textId="766888E7" w:rsidR="00AF1B1E" w:rsidRPr="00C82E68" w:rsidRDefault="00B9674E" w:rsidP="00B9674E">
      <w:pPr>
        <w:spacing w:line="259" w:lineRule="auto"/>
        <w:jc w:val="center"/>
      </w:pPr>
      <w:r w:rsidRPr="00C82E68">
        <w:rPr>
          <w:b/>
        </w:rPr>
        <w:t xml:space="preserve">Slika </w:t>
      </w:r>
      <w:r w:rsidR="009525FC" w:rsidRPr="00C82E68">
        <w:rPr>
          <w:b/>
        </w:rPr>
        <w:t>4.</w:t>
      </w:r>
      <w:r w:rsidRPr="00C82E68">
        <w:rPr>
          <w:b/>
        </w:rPr>
        <w:t>3</w:t>
      </w:r>
      <w:r w:rsidR="009525FC" w:rsidRPr="00C82E68">
        <w:rPr>
          <w:b/>
        </w:rPr>
        <w:t>.</w:t>
      </w:r>
      <w:r w:rsidR="00970B53">
        <w:rPr>
          <w:b/>
        </w:rPr>
        <w:t>9</w:t>
      </w:r>
      <w:r w:rsidRPr="00C82E68">
        <w:rPr>
          <w:b/>
        </w:rPr>
        <w:t xml:space="preserve">. </w:t>
      </w:r>
      <w:r w:rsidRPr="00C82E68">
        <w:t>Izbornik s opcijama</w:t>
      </w:r>
      <w:r w:rsidR="00AF1B1E" w:rsidRPr="00C82E68">
        <w:br w:type="page"/>
      </w:r>
    </w:p>
    <w:p w14:paraId="12D14F18" w14:textId="2841BD35" w:rsidR="002A165A" w:rsidRPr="00C82E68" w:rsidRDefault="00AF1B1E" w:rsidP="00AF1B1E">
      <w:pPr>
        <w:pStyle w:val="Heading2"/>
      </w:pPr>
      <w:bookmarkStart w:id="22" w:name="_Toc119678550"/>
      <w:r w:rsidRPr="00C82E68">
        <w:lastRenderedPageBreak/>
        <w:t>Aplikacija za profesore</w:t>
      </w:r>
      <w:bookmarkEnd w:id="22"/>
    </w:p>
    <w:p w14:paraId="35788449" w14:textId="4AA41782" w:rsidR="0080096A" w:rsidRPr="00C82E68" w:rsidRDefault="0080096A" w:rsidP="002A165A">
      <w:pPr>
        <w:spacing w:line="259" w:lineRule="auto"/>
        <w:jc w:val="left"/>
      </w:pPr>
      <w:r w:rsidRPr="00C82E68">
        <w:t xml:space="preserve">Početni zaslon aplikacije (slika 4.4.1) za profesore sastoji se od poruke dobrodošlice, polja za unos korisničkog ID-a i lozinke te gumba za prijavu korisnika. Ispod gumba </w:t>
      </w:r>
      <w:r w:rsidR="00E92BDC" w:rsidRPr="00C82E68">
        <w:t>„Prijava“</w:t>
      </w:r>
      <w:r w:rsidRPr="00C82E68">
        <w:t xml:space="preserve"> nalazi se link pod nazivom „Zaboravljena lozinka?“ koji preusmjerava korisnika na stranicu za ponovno postavljanje lozinke (slika 4.4.2).</w:t>
      </w:r>
    </w:p>
    <w:p w14:paraId="358979EE" w14:textId="77777777" w:rsidR="0080096A" w:rsidRPr="00C82E68" w:rsidRDefault="0080096A" w:rsidP="002A165A">
      <w:pPr>
        <w:spacing w:line="259" w:lineRule="auto"/>
        <w:jc w:val="left"/>
      </w:pPr>
    </w:p>
    <w:p w14:paraId="1D653D87" w14:textId="59C2A8CA" w:rsidR="0080096A" w:rsidRPr="00C82E68" w:rsidRDefault="0080096A" w:rsidP="0080096A">
      <w:pPr>
        <w:spacing w:line="259" w:lineRule="auto"/>
        <w:jc w:val="center"/>
      </w:pPr>
      <w:r w:rsidRPr="00C82E68">
        <w:rPr>
          <w:noProof/>
        </w:rPr>
        <w:drawing>
          <wp:inline distT="0" distB="0" distL="0" distR="0" wp14:anchorId="311631BC" wp14:editId="1BEAAEC9">
            <wp:extent cx="2936035" cy="521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2-09-17-17-21-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43405" cy="5232803"/>
                    </a:xfrm>
                    <a:prstGeom prst="rect">
                      <a:avLst/>
                    </a:prstGeom>
                  </pic:spPr>
                </pic:pic>
              </a:graphicData>
            </a:graphic>
          </wp:inline>
        </w:drawing>
      </w:r>
    </w:p>
    <w:p w14:paraId="1BD23370" w14:textId="182BAF9E" w:rsidR="0080096A" w:rsidRPr="00C82E68" w:rsidRDefault="0080096A" w:rsidP="0080096A">
      <w:pPr>
        <w:spacing w:line="259" w:lineRule="auto"/>
        <w:jc w:val="center"/>
      </w:pPr>
      <w:r w:rsidRPr="00C82E68">
        <w:rPr>
          <w:b/>
        </w:rPr>
        <w:t xml:space="preserve">Slika 4.4.1. </w:t>
      </w:r>
      <w:r w:rsidRPr="00C82E68">
        <w:t>Početni zaslon aplikacije za profesore</w:t>
      </w:r>
    </w:p>
    <w:p w14:paraId="5EFCF73F" w14:textId="29A6043B" w:rsidR="0080096A" w:rsidRPr="00C82E68" w:rsidRDefault="0080096A" w:rsidP="0080096A">
      <w:pPr>
        <w:spacing w:line="259" w:lineRule="auto"/>
        <w:jc w:val="center"/>
      </w:pPr>
    </w:p>
    <w:p w14:paraId="60FD04D4" w14:textId="2D93BE67" w:rsidR="0080096A" w:rsidRPr="00C82E68" w:rsidRDefault="0080096A" w:rsidP="0080096A">
      <w:pPr>
        <w:spacing w:line="259" w:lineRule="auto"/>
        <w:jc w:val="center"/>
      </w:pPr>
    </w:p>
    <w:p w14:paraId="2E718A50" w14:textId="076D4EE5" w:rsidR="0080096A" w:rsidRPr="00C82E68" w:rsidRDefault="002A165A" w:rsidP="0080096A">
      <w:pPr>
        <w:jc w:val="center"/>
      </w:pPr>
      <w:r w:rsidRPr="00C82E68">
        <w:br w:type="page"/>
      </w:r>
      <w:r w:rsidR="0080096A" w:rsidRPr="00C82E68">
        <w:rPr>
          <w:noProof/>
        </w:rPr>
        <w:lastRenderedPageBreak/>
        <w:drawing>
          <wp:inline distT="0" distB="0" distL="0" distR="0" wp14:anchorId="54D3DDC7" wp14:editId="5EEFF667">
            <wp:extent cx="2686779" cy="47659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get password.PNG"/>
                    <pic:cNvPicPr/>
                  </pic:nvPicPr>
                  <pic:blipFill>
                    <a:blip r:embed="rId35">
                      <a:extLst>
                        <a:ext uri="{28A0092B-C50C-407E-A947-70E740481C1C}">
                          <a14:useLocalDpi xmlns:a14="http://schemas.microsoft.com/office/drawing/2010/main" val="0"/>
                        </a:ext>
                      </a:extLst>
                    </a:blip>
                    <a:stretch>
                      <a:fillRect/>
                    </a:stretch>
                  </pic:blipFill>
                  <pic:spPr>
                    <a:xfrm>
                      <a:off x="0" y="0"/>
                      <a:ext cx="2686779" cy="4765947"/>
                    </a:xfrm>
                    <a:prstGeom prst="rect">
                      <a:avLst/>
                    </a:prstGeom>
                  </pic:spPr>
                </pic:pic>
              </a:graphicData>
            </a:graphic>
          </wp:inline>
        </w:drawing>
      </w:r>
      <w:r w:rsidR="0080096A" w:rsidRPr="00C82E68">
        <w:t xml:space="preserve">       </w:t>
      </w:r>
      <w:r w:rsidR="0080096A" w:rsidRPr="00C82E68">
        <w:rPr>
          <w:noProof/>
        </w:rPr>
        <w:drawing>
          <wp:inline distT="0" distB="0" distL="0" distR="0" wp14:anchorId="36CCC8D3" wp14:editId="694126B5">
            <wp:extent cx="2686425" cy="47822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va lozinka.PNG"/>
                    <pic:cNvPicPr/>
                  </pic:nvPicPr>
                  <pic:blipFill>
                    <a:blip r:embed="rId36">
                      <a:extLst>
                        <a:ext uri="{28A0092B-C50C-407E-A947-70E740481C1C}">
                          <a14:useLocalDpi xmlns:a14="http://schemas.microsoft.com/office/drawing/2010/main" val="0"/>
                        </a:ext>
                      </a:extLst>
                    </a:blip>
                    <a:stretch>
                      <a:fillRect/>
                    </a:stretch>
                  </pic:blipFill>
                  <pic:spPr>
                    <a:xfrm>
                      <a:off x="0" y="0"/>
                      <a:ext cx="2686425" cy="4782217"/>
                    </a:xfrm>
                    <a:prstGeom prst="rect">
                      <a:avLst/>
                    </a:prstGeom>
                  </pic:spPr>
                </pic:pic>
              </a:graphicData>
            </a:graphic>
          </wp:inline>
        </w:drawing>
      </w:r>
    </w:p>
    <w:p w14:paraId="07785B32" w14:textId="6A9321B8" w:rsidR="0080096A" w:rsidRPr="00C82E68" w:rsidRDefault="0080096A" w:rsidP="0080096A">
      <w:pPr>
        <w:jc w:val="center"/>
      </w:pPr>
      <w:r w:rsidRPr="00C82E68">
        <w:rPr>
          <w:b/>
        </w:rPr>
        <w:t xml:space="preserve">Slike 4.4.2. </w:t>
      </w:r>
      <w:r w:rsidRPr="00C82E68">
        <w:t>Zasloni za ponovno postavljanje lozinke</w:t>
      </w:r>
    </w:p>
    <w:p w14:paraId="298182C9" w14:textId="688324EB" w:rsidR="0073240E" w:rsidRPr="00C82E68" w:rsidRDefault="0073240E" w:rsidP="0080096A">
      <w:pPr>
        <w:jc w:val="center"/>
      </w:pPr>
    </w:p>
    <w:p w14:paraId="0A2C4BA7" w14:textId="605EF7F1" w:rsidR="0073240E" w:rsidRPr="00C82E68" w:rsidRDefault="0073240E" w:rsidP="0080096A">
      <w:pPr>
        <w:jc w:val="center"/>
      </w:pPr>
    </w:p>
    <w:p w14:paraId="365AD42F" w14:textId="558ADDAC" w:rsidR="0073240E" w:rsidRPr="00C82E68" w:rsidRDefault="0073240E" w:rsidP="0080096A">
      <w:pPr>
        <w:jc w:val="center"/>
      </w:pPr>
    </w:p>
    <w:p w14:paraId="4B66FE14" w14:textId="492E2300" w:rsidR="0073240E" w:rsidRPr="00C82E68" w:rsidRDefault="0073240E" w:rsidP="0080096A">
      <w:pPr>
        <w:jc w:val="center"/>
      </w:pPr>
    </w:p>
    <w:p w14:paraId="0A0199C2" w14:textId="7A746A62" w:rsidR="0073240E" w:rsidRPr="00C82E68" w:rsidRDefault="0073240E" w:rsidP="0080096A">
      <w:pPr>
        <w:jc w:val="center"/>
      </w:pPr>
    </w:p>
    <w:p w14:paraId="5F2239AB" w14:textId="3F0B4FEE" w:rsidR="0073240E" w:rsidRPr="00C82E68" w:rsidRDefault="0073240E" w:rsidP="0080096A">
      <w:pPr>
        <w:jc w:val="center"/>
      </w:pPr>
    </w:p>
    <w:p w14:paraId="30062C23" w14:textId="77D809E9" w:rsidR="0073240E" w:rsidRPr="00C82E68" w:rsidRDefault="0073240E" w:rsidP="0080096A">
      <w:pPr>
        <w:jc w:val="center"/>
      </w:pPr>
    </w:p>
    <w:p w14:paraId="36012F9F" w14:textId="77777777" w:rsidR="0073240E" w:rsidRPr="00C82E68" w:rsidRDefault="0073240E" w:rsidP="0080096A">
      <w:pPr>
        <w:jc w:val="center"/>
      </w:pPr>
    </w:p>
    <w:p w14:paraId="74F0121F" w14:textId="38F41AEF" w:rsidR="0080096A" w:rsidRPr="00C82E68" w:rsidRDefault="0080096A" w:rsidP="0080096A"/>
    <w:p w14:paraId="07BA1D6B" w14:textId="668CC9E4" w:rsidR="0080096A" w:rsidRPr="00C82E68" w:rsidRDefault="0080096A" w:rsidP="0080096A">
      <w:r w:rsidRPr="00C82E68">
        <w:lastRenderedPageBreak/>
        <w:t xml:space="preserve">Nakon što se </w:t>
      </w:r>
      <w:r w:rsidR="00E92BDC" w:rsidRPr="00C82E68">
        <w:t>profesor</w:t>
      </w:r>
      <w:r w:rsidRPr="00C82E68">
        <w:t xml:space="preserve"> </w:t>
      </w:r>
      <w:r w:rsidR="00E92BDC" w:rsidRPr="00C82E68">
        <w:t xml:space="preserve">uspješno </w:t>
      </w:r>
      <w:r w:rsidRPr="00C82E68">
        <w:t>prijavi, preusmjerava se na</w:t>
      </w:r>
      <w:r w:rsidR="00E92BDC" w:rsidRPr="00C82E68">
        <w:t xml:space="preserve"> glavni</w:t>
      </w:r>
      <w:r w:rsidRPr="00C82E68">
        <w:t xml:space="preserve"> </w:t>
      </w:r>
      <w:r w:rsidR="00E92BDC" w:rsidRPr="00C82E68">
        <w:t>zaslon s popisom studenata koji pohađaju njegove kolegije (slika 4.4.3).</w:t>
      </w:r>
    </w:p>
    <w:p w14:paraId="422A1595" w14:textId="77777777" w:rsidR="0073240E" w:rsidRPr="00C82E68" w:rsidRDefault="0073240E" w:rsidP="0080096A"/>
    <w:p w14:paraId="179B2BF9" w14:textId="17920348" w:rsidR="00112C22" w:rsidRPr="00C82E68" w:rsidRDefault="00112C22" w:rsidP="00112C22">
      <w:pPr>
        <w:jc w:val="center"/>
      </w:pPr>
      <w:r w:rsidRPr="00C82E68">
        <w:rPr>
          <w:noProof/>
        </w:rPr>
        <w:drawing>
          <wp:inline distT="0" distB="0" distL="0" distR="0" wp14:anchorId="57949634" wp14:editId="296A7627">
            <wp:extent cx="2855668" cy="50768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2-11-13-20-59-2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9598" cy="5083812"/>
                    </a:xfrm>
                    <a:prstGeom prst="rect">
                      <a:avLst/>
                    </a:prstGeom>
                  </pic:spPr>
                </pic:pic>
              </a:graphicData>
            </a:graphic>
          </wp:inline>
        </w:drawing>
      </w:r>
    </w:p>
    <w:p w14:paraId="283848AA" w14:textId="638AC23A" w:rsidR="00E92BDC" w:rsidRPr="00C82E68" w:rsidRDefault="00E92BDC" w:rsidP="00E92BDC">
      <w:pPr>
        <w:jc w:val="center"/>
      </w:pPr>
      <w:r w:rsidRPr="00C82E68">
        <w:rPr>
          <w:b/>
        </w:rPr>
        <w:t xml:space="preserve">Slika 4.4.3. </w:t>
      </w:r>
      <w:r w:rsidRPr="00C82E68">
        <w:t>Popis studenata</w:t>
      </w:r>
    </w:p>
    <w:p w14:paraId="5D4A27C0" w14:textId="00E3D42F" w:rsidR="0073240E" w:rsidRPr="00C82E68" w:rsidRDefault="0073240E" w:rsidP="00E92BDC">
      <w:pPr>
        <w:jc w:val="center"/>
      </w:pPr>
    </w:p>
    <w:p w14:paraId="3F4FC3F9" w14:textId="721E0A70" w:rsidR="0073240E" w:rsidRPr="00C82E68" w:rsidRDefault="0073240E" w:rsidP="00E92BDC">
      <w:pPr>
        <w:jc w:val="center"/>
      </w:pPr>
    </w:p>
    <w:p w14:paraId="05834DF9" w14:textId="1952F07F" w:rsidR="0073240E" w:rsidRPr="00C82E68" w:rsidRDefault="0073240E" w:rsidP="00E92BDC">
      <w:pPr>
        <w:jc w:val="center"/>
      </w:pPr>
    </w:p>
    <w:p w14:paraId="1DE103F7" w14:textId="5C61EDAD" w:rsidR="0073240E" w:rsidRPr="00C82E68" w:rsidRDefault="0073240E" w:rsidP="00E92BDC">
      <w:pPr>
        <w:jc w:val="center"/>
      </w:pPr>
    </w:p>
    <w:p w14:paraId="33E7E29C" w14:textId="77777777" w:rsidR="0073240E" w:rsidRPr="00C82E68" w:rsidRDefault="0073240E" w:rsidP="00E92BDC">
      <w:pPr>
        <w:jc w:val="center"/>
      </w:pPr>
    </w:p>
    <w:p w14:paraId="00503E8E" w14:textId="77777777" w:rsidR="00E92BDC" w:rsidRPr="00C82E68" w:rsidRDefault="00E92BDC" w:rsidP="00E92BDC">
      <w:pPr>
        <w:jc w:val="center"/>
      </w:pPr>
    </w:p>
    <w:p w14:paraId="1EA8704E" w14:textId="61ED4F90" w:rsidR="00E92BDC" w:rsidRPr="00C82E68" w:rsidRDefault="00E92BDC" w:rsidP="00E92BDC">
      <w:r w:rsidRPr="00C82E68">
        <w:lastRenderedPageBreak/>
        <w:t>Klikom na pojedinog studenta, otvara se zaslon s popisom kolegija koje student sluša kod profesora koji je trenutno prijavljen u aplikaciju (slika 4.4.4).</w:t>
      </w:r>
    </w:p>
    <w:p w14:paraId="68123FCC" w14:textId="77777777" w:rsidR="0073240E" w:rsidRPr="00C82E68" w:rsidRDefault="0073240E" w:rsidP="00E92BDC"/>
    <w:p w14:paraId="5D4C21AB" w14:textId="423ECD4C" w:rsidR="00112C22" w:rsidRPr="00C82E68" w:rsidRDefault="00112C22" w:rsidP="00112C22">
      <w:pPr>
        <w:jc w:val="center"/>
      </w:pPr>
      <w:r w:rsidRPr="00C82E68">
        <w:rPr>
          <w:noProof/>
        </w:rPr>
        <w:drawing>
          <wp:inline distT="0" distB="0" distL="0" distR="0" wp14:anchorId="7E56BE3D" wp14:editId="55DDE395">
            <wp:extent cx="3098893" cy="550923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2-11-14-14-44-07.png"/>
                    <pic:cNvPicPr/>
                  </pic:nvPicPr>
                  <pic:blipFill>
                    <a:blip r:embed="rId46">
                      <a:extLst>
                        <a:ext uri="{28A0092B-C50C-407E-A947-70E740481C1C}">
                          <a14:useLocalDpi xmlns:a14="http://schemas.microsoft.com/office/drawing/2010/main" val="0"/>
                        </a:ext>
                      </a:extLst>
                    </a:blip>
                    <a:stretch>
                      <a:fillRect/>
                    </a:stretch>
                  </pic:blipFill>
                  <pic:spPr>
                    <a:xfrm>
                      <a:off x="0" y="0"/>
                      <a:ext cx="3103595" cy="5517591"/>
                    </a:xfrm>
                    <a:prstGeom prst="rect">
                      <a:avLst/>
                    </a:prstGeom>
                  </pic:spPr>
                </pic:pic>
              </a:graphicData>
            </a:graphic>
          </wp:inline>
        </w:drawing>
      </w:r>
    </w:p>
    <w:p w14:paraId="65EFE13E" w14:textId="30D9083B" w:rsidR="00E92BDC" w:rsidRPr="00C82E68" w:rsidRDefault="00E92BDC" w:rsidP="00E92BDC">
      <w:pPr>
        <w:jc w:val="center"/>
      </w:pPr>
      <w:r w:rsidRPr="00C82E68">
        <w:rPr>
          <w:b/>
        </w:rPr>
        <w:t xml:space="preserve">Slika 4.4.4. </w:t>
      </w:r>
      <w:r w:rsidRPr="00C82E68">
        <w:t>Popis kolegija koje student sluša kod profesora koji je trenutno prijavljen u aplikaciju</w:t>
      </w:r>
    </w:p>
    <w:p w14:paraId="22DD60DF" w14:textId="1F2651F3" w:rsidR="00E92BDC" w:rsidRPr="00C82E68" w:rsidRDefault="00E92BDC" w:rsidP="00E92BDC"/>
    <w:p w14:paraId="1C228CC7" w14:textId="747F7C4A" w:rsidR="0073240E" w:rsidRPr="00C82E68" w:rsidRDefault="0073240E" w:rsidP="00E92BDC"/>
    <w:p w14:paraId="59D02675" w14:textId="77777777" w:rsidR="0073240E" w:rsidRPr="00C82E68" w:rsidRDefault="0073240E" w:rsidP="00E92BDC"/>
    <w:p w14:paraId="47D31BBB" w14:textId="21602ED9" w:rsidR="00E92BDC" w:rsidRPr="00C82E68" w:rsidRDefault="00E92BDC" w:rsidP="00E92BDC">
      <w:r w:rsidRPr="00C82E68">
        <w:lastRenderedPageBreak/>
        <w:t>Odabirom kolegija otvara se prozor s detaljima o kolegiju, kao što su: ID studenta, kod kolegija, ukupni postotak prisutnosti na kolegiju, postotak prisutnosti za svaki mjesec u kojem se kolegij izvodi te datum i vrijeme za svaku prijavu studenta (slika 4.4.5).</w:t>
      </w:r>
    </w:p>
    <w:p w14:paraId="01F1F43B" w14:textId="77777777" w:rsidR="0073240E" w:rsidRPr="00C82E68" w:rsidRDefault="0073240E" w:rsidP="00E92BDC"/>
    <w:p w14:paraId="4BEAE7EF" w14:textId="089019DA" w:rsidR="00112C22" w:rsidRPr="00C82E68" w:rsidRDefault="00557680" w:rsidP="00557680">
      <w:pPr>
        <w:jc w:val="center"/>
      </w:pPr>
      <w:r w:rsidRPr="00C82E68">
        <w:rPr>
          <w:noProof/>
        </w:rPr>
        <w:drawing>
          <wp:inline distT="0" distB="0" distL="0" distR="0" wp14:anchorId="1B3C8894" wp14:editId="49DE7CAD">
            <wp:extent cx="3082849" cy="548062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2-11-14-14-44-12.png"/>
                    <pic:cNvPicPr/>
                  </pic:nvPicPr>
                  <pic:blipFill>
                    <a:blip r:embed="rId47">
                      <a:extLst>
                        <a:ext uri="{28A0092B-C50C-407E-A947-70E740481C1C}">
                          <a14:useLocalDpi xmlns:a14="http://schemas.microsoft.com/office/drawing/2010/main" val="0"/>
                        </a:ext>
                      </a:extLst>
                    </a:blip>
                    <a:stretch>
                      <a:fillRect/>
                    </a:stretch>
                  </pic:blipFill>
                  <pic:spPr>
                    <a:xfrm>
                      <a:off x="0" y="0"/>
                      <a:ext cx="3082849" cy="5480620"/>
                    </a:xfrm>
                    <a:prstGeom prst="rect">
                      <a:avLst/>
                    </a:prstGeom>
                  </pic:spPr>
                </pic:pic>
              </a:graphicData>
            </a:graphic>
          </wp:inline>
        </w:drawing>
      </w:r>
    </w:p>
    <w:p w14:paraId="7F53E2B7" w14:textId="3E634DC8" w:rsidR="00E92BDC" w:rsidRPr="00C82E68" w:rsidRDefault="00E92BDC" w:rsidP="00E92BDC">
      <w:pPr>
        <w:jc w:val="center"/>
      </w:pPr>
      <w:r w:rsidRPr="00C82E68">
        <w:rPr>
          <w:b/>
        </w:rPr>
        <w:t xml:space="preserve">Slika 4.4.5. </w:t>
      </w:r>
      <w:r w:rsidR="00112C22" w:rsidRPr="00C82E68">
        <w:t>P</w:t>
      </w:r>
      <w:r w:rsidRPr="00C82E68">
        <w:t>rozor s detaljima o kolegiju</w:t>
      </w:r>
    </w:p>
    <w:p w14:paraId="483D180E" w14:textId="3A333428" w:rsidR="00E92BDC" w:rsidRPr="00C82E68" w:rsidRDefault="00E92BDC" w:rsidP="00E92BDC"/>
    <w:p w14:paraId="5964A944" w14:textId="05BE722B" w:rsidR="0073240E" w:rsidRPr="00C82E68" w:rsidRDefault="0073240E" w:rsidP="00E92BDC"/>
    <w:p w14:paraId="762E94A3" w14:textId="77777777" w:rsidR="0073240E" w:rsidRPr="00C82E68" w:rsidRDefault="0073240E" w:rsidP="00E92BDC"/>
    <w:p w14:paraId="60A4E101" w14:textId="74093A2E" w:rsidR="00E92BDC" w:rsidRPr="00C82E68" w:rsidRDefault="00E92BDC" w:rsidP="00E92BDC">
      <w:r w:rsidRPr="00C82E68">
        <w:lastRenderedPageBreak/>
        <w:t xml:space="preserve">Na glavnom zaslonu aplikacije, u gornjem lijevom kutu, nalazi se gumb za otvaranje izbornika s opcijama za povrat na glavni </w:t>
      </w:r>
      <w:r w:rsidR="004164C6" w:rsidRPr="00C82E68">
        <w:t>zaslon, opcija za prikupljanje prisutnosti te opcija za kreiranje tablica s detaljima o prisutnosti studenata (slika 4.4.6).</w:t>
      </w:r>
    </w:p>
    <w:p w14:paraId="2109F86A" w14:textId="77777777" w:rsidR="0073240E" w:rsidRPr="00C82E68" w:rsidRDefault="0073240E" w:rsidP="00E92BDC"/>
    <w:p w14:paraId="176528ED" w14:textId="0C7F9124" w:rsidR="00557680" w:rsidRPr="00C82E68" w:rsidRDefault="00557680" w:rsidP="00557680">
      <w:pPr>
        <w:jc w:val="center"/>
      </w:pPr>
      <w:r w:rsidRPr="00C82E68">
        <w:rPr>
          <w:noProof/>
        </w:rPr>
        <w:drawing>
          <wp:inline distT="0" distB="0" distL="0" distR="0" wp14:anchorId="14EFD1FF" wp14:editId="3D83B507">
            <wp:extent cx="3096468" cy="5504919"/>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2-11-13-20-59-41.png"/>
                    <pic:cNvPicPr/>
                  </pic:nvPicPr>
                  <pic:blipFill>
                    <a:blip r:embed="rId48">
                      <a:extLst>
                        <a:ext uri="{28A0092B-C50C-407E-A947-70E740481C1C}">
                          <a14:useLocalDpi xmlns:a14="http://schemas.microsoft.com/office/drawing/2010/main" val="0"/>
                        </a:ext>
                      </a:extLst>
                    </a:blip>
                    <a:stretch>
                      <a:fillRect/>
                    </a:stretch>
                  </pic:blipFill>
                  <pic:spPr>
                    <a:xfrm>
                      <a:off x="0" y="0"/>
                      <a:ext cx="3108232" cy="5525833"/>
                    </a:xfrm>
                    <a:prstGeom prst="rect">
                      <a:avLst/>
                    </a:prstGeom>
                  </pic:spPr>
                </pic:pic>
              </a:graphicData>
            </a:graphic>
          </wp:inline>
        </w:drawing>
      </w:r>
    </w:p>
    <w:p w14:paraId="334482DA" w14:textId="6A905249" w:rsidR="004164C6" w:rsidRPr="00C82E68" w:rsidRDefault="004164C6" w:rsidP="004164C6">
      <w:pPr>
        <w:jc w:val="center"/>
      </w:pPr>
      <w:r w:rsidRPr="00C82E68">
        <w:rPr>
          <w:b/>
        </w:rPr>
        <w:t xml:space="preserve">Slika 4.4.6. </w:t>
      </w:r>
      <w:r w:rsidRPr="00C82E68">
        <w:t>Izbornik s opcijama</w:t>
      </w:r>
    </w:p>
    <w:p w14:paraId="76A3FE5D" w14:textId="168BBE2C" w:rsidR="004164C6" w:rsidRPr="00C82E68" w:rsidRDefault="004164C6" w:rsidP="004164C6"/>
    <w:p w14:paraId="0A0B524A" w14:textId="6F608C1D" w:rsidR="0073240E" w:rsidRPr="00C82E68" w:rsidRDefault="0073240E" w:rsidP="004164C6"/>
    <w:p w14:paraId="65EC2D51" w14:textId="30937523" w:rsidR="0073240E" w:rsidRPr="00C82E68" w:rsidRDefault="0073240E" w:rsidP="004164C6"/>
    <w:p w14:paraId="24018B18" w14:textId="77777777" w:rsidR="0073240E" w:rsidRPr="00C82E68" w:rsidRDefault="0073240E" w:rsidP="004164C6"/>
    <w:p w14:paraId="2D2E6E8F" w14:textId="6A41E737" w:rsidR="004164C6" w:rsidRPr="00C82E68" w:rsidRDefault="004164C6" w:rsidP="004164C6">
      <w:r w:rsidRPr="00C82E68">
        <w:lastRenderedPageBreak/>
        <w:t>Pritiskom na gumb „Prisutnost“ otvara se prozor s popisom kolegija koje predaje profesor koji je trenutno prijavljen u aplikaciju (slika 4.4.7).</w:t>
      </w:r>
    </w:p>
    <w:p w14:paraId="7D501E77" w14:textId="77777777" w:rsidR="0073240E" w:rsidRPr="00C82E68" w:rsidRDefault="0073240E" w:rsidP="004164C6"/>
    <w:p w14:paraId="128FD533" w14:textId="26FD7E07" w:rsidR="00557680" w:rsidRPr="00C82E68" w:rsidRDefault="00557680" w:rsidP="00557680">
      <w:pPr>
        <w:jc w:val="center"/>
      </w:pPr>
      <w:r w:rsidRPr="00C82E68">
        <w:rPr>
          <w:noProof/>
        </w:rPr>
        <w:drawing>
          <wp:inline distT="0" distB="0" distL="0" distR="0" wp14:anchorId="65D89364" wp14:editId="1C090DF6">
            <wp:extent cx="3061438" cy="5442556"/>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2-11-14-14-44-19.png"/>
                    <pic:cNvPicPr/>
                  </pic:nvPicPr>
                  <pic:blipFill>
                    <a:blip r:embed="rId49">
                      <a:extLst>
                        <a:ext uri="{28A0092B-C50C-407E-A947-70E740481C1C}">
                          <a14:useLocalDpi xmlns:a14="http://schemas.microsoft.com/office/drawing/2010/main" val="0"/>
                        </a:ext>
                      </a:extLst>
                    </a:blip>
                    <a:stretch>
                      <a:fillRect/>
                    </a:stretch>
                  </pic:blipFill>
                  <pic:spPr>
                    <a:xfrm>
                      <a:off x="0" y="0"/>
                      <a:ext cx="3061438" cy="5442556"/>
                    </a:xfrm>
                    <a:prstGeom prst="rect">
                      <a:avLst/>
                    </a:prstGeom>
                  </pic:spPr>
                </pic:pic>
              </a:graphicData>
            </a:graphic>
          </wp:inline>
        </w:drawing>
      </w:r>
    </w:p>
    <w:p w14:paraId="6B3EB5F1" w14:textId="7013A746" w:rsidR="004164C6" w:rsidRPr="00C82E68" w:rsidRDefault="004164C6" w:rsidP="004164C6">
      <w:pPr>
        <w:jc w:val="center"/>
      </w:pPr>
      <w:r w:rsidRPr="00C82E68">
        <w:rPr>
          <w:b/>
        </w:rPr>
        <w:t xml:space="preserve">Slika 4.4.7. </w:t>
      </w:r>
      <w:r w:rsidRPr="00C82E68">
        <w:t>Popis kolegija koje profesor predaje</w:t>
      </w:r>
    </w:p>
    <w:p w14:paraId="4FE68097" w14:textId="05ADB43E" w:rsidR="004164C6" w:rsidRPr="00C82E68" w:rsidRDefault="004164C6" w:rsidP="004164C6"/>
    <w:p w14:paraId="73E86F7C" w14:textId="3709D465" w:rsidR="0073240E" w:rsidRPr="00C82E68" w:rsidRDefault="0073240E" w:rsidP="004164C6"/>
    <w:p w14:paraId="0F25F359" w14:textId="3DF549D7" w:rsidR="0073240E" w:rsidRPr="00C82E68" w:rsidRDefault="0073240E" w:rsidP="004164C6"/>
    <w:p w14:paraId="061E92E7" w14:textId="5DF65A91" w:rsidR="0073240E" w:rsidRPr="00C82E68" w:rsidRDefault="0073240E" w:rsidP="004164C6"/>
    <w:p w14:paraId="4EFD64C9" w14:textId="77777777" w:rsidR="0073240E" w:rsidRPr="00C82E68" w:rsidRDefault="0073240E" w:rsidP="004164C6"/>
    <w:p w14:paraId="253F3DB7" w14:textId="6A105360" w:rsidR="004164C6" w:rsidRPr="00C82E68" w:rsidRDefault="004164C6" w:rsidP="004164C6">
      <w:r w:rsidRPr="00C82E68">
        <w:lastRenderedPageBreak/>
        <w:t xml:space="preserve">Pritiskom na pojedini kolegij, pojavljuje se obavijest koja traži potvrdu za prikupljanje prisutnosti za odabrani kolegij. Nakon što profesor pritisne gumb „Pokupite“ (slika 4.4.8.), aplikacija provjerava vrijeme i datum na pametnom uređaju i uspoređuje ih s vremenom izvođenja kolegija koji su zapisani u </w:t>
      </w:r>
      <w:r w:rsidRPr="008211B8">
        <w:t>Firebase</w:t>
      </w:r>
      <w:r w:rsidRPr="00C82E68">
        <w:t xml:space="preserve">-u. Ako se datum i vrijeme na </w:t>
      </w:r>
      <w:r w:rsidRPr="008211B8">
        <w:t>Firebase</w:t>
      </w:r>
      <w:r w:rsidRPr="00C82E68">
        <w:rPr>
          <w:i/>
        </w:rPr>
        <w:t>-</w:t>
      </w:r>
      <w:r w:rsidRPr="00C82E68">
        <w:t>u i pametnom uređaju podudaraju generira se QR kod koji služi za prijavljivanje studenata na nastavu (slika 4.4.9.)</w:t>
      </w:r>
      <w:r w:rsidR="00557680" w:rsidRPr="00C82E68">
        <w:t>.</w:t>
      </w:r>
    </w:p>
    <w:p w14:paraId="0F5B7A58" w14:textId="77777777" w:rsidR="0073240E" w:rsidRPr="00C82E68" w:rsidRDefault="0073240E" w:rsidP="004164C6"/>
    <w:p w14:paraId="78B9437C" w14:textId="2FFC6335" w:rsidR="00557680" w:rsidRPr="00C82E68" w:rsidRDefault="00557680" w:rsidP="00557680">
      <w:pPr>
        <w:jc w:val="center"/>
      </w:pPr>
      <w:r w:rsidRPr="00C82E68">
        <w:rPr>
          <w:noProof/>
        </w:rPr>
        <w:drawing>
          <wp:inline distT="0" distB="0" distL="0" distR="0" wp14:anchorId="0076AA6B" wp14:editId="361857CC">
            <wp:extent cx="3434117" cy="61050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22-11-14-14-44-23.png"/>
                    <pic:cNvPicPr/>
                  </pic:nvPicPr>
                  <pic:blipFill>
                    <a:blip r:embed="rId50">
                      <a:extLst>
                        <a:ext uri="{28A0092B-C50C-407E-A947-70E740481C1C}">
                          <a14:useLocalDpi xmlns:a14="http://schemas.microsoft.com/office/drawing/2010/main" val="0"/>
                        </a:ext>
                      </a:extLst>
                    </a:blip>
                    <a:stretch>
                      <a:fillRect/>
                    </a:stretch>
                  </pic:blipFill>
                  <pic:spPr>
                    <a:xfrm>
                      <a:off x="0" y="0"/>
                      <a:ext cx="3434117" cy="6105096"/>
                    </a:xfrm>
                    <a:prstGeom prst="rect">
                      <a:avLst/>
                    </a:prstGeom>
                  </pic:spPr>
                </pic:pic>
              </a:graphicData>
            </a:graphic>
          </wp:inline>
        </w:drawing>
      </w:r>
    </w:p>
    <w:p w14:paraId="4F44E848" w14:textId="057C6F48" w:rsidR="004164C6" w:rsidRPr="00C82E68" w:rsidRDefault="004164C6" w:rsidP="004164C6">
      <w:pPr>
        <w:jc w:val="center"/>
      </w:pPr>
      <w:r w:rsidRPr="00C82E68">
        <w:rPr>
          <w:b/>
        </w:rPr>
        <w:t xml:space="preserve">Slika 4.4.8. </w:t>
      </w:r>
      <w:r w:rsidRPr="00C82E68">
        <w:t>Zaslon s obavijesti</w:t>
      </w:r>
    </w:p>
    <w:p w14:paraId="11C5DF8C" w14:textId="6F1DAEC9" w:rsidR="00557680" w:rsidRPr="00C82E68" w:rsidRDefault="00557680" w:rsidP="004164C6">
      <w:pPr>
        <w:jc w:val="center"/>
      </w:pPr>
    </w:p>
    <w:p w14:paraId="60C7464F" w14:textId="760C3B62" w:rsidR="00557680" w:rsidRPr="00C82E68" w:rsidRDefault="00557680" w:rsidP="004164C6">
      <w:pPr>
        <w:jc w:val="center"/>
      </w:pPr>
      <w:r w:rsidRPr="00C82E68">
        <w:rPr>
          <w:noProof/>
        </w:rPr>
        <w:lastRenderedPageBreak/>
        <w:drawing>
          <wp:inline distT="0" distB="0" distL="0" distR="0" wp14:anchorId="4E4F155D" wp14:editId="0C3D3549">
            <wp:extent cx="3434303" cy="6105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22-11-14-14-44-40.png"/>
                    <pic:cNvPicPr/>
                  </pic:nvPicPr>
                  <pic:blipFill>
                    <a:blip r:embed="rId51">
                      <a:extLst>
                        <a:ext uri="{28A0092B-C50C-407E-A947-70E740481C1C}">
                          <a14:useLocalDpi xmlns:a14="http://schemas.microsoft.com/office/drawing/2010/main" val="0"/>
                        </a:ext>
                      </a:extLst>
                    </a:blip>
                    <a:stretch>
                      <a:fillRect/>
                    </a:stretch>
                  </pic:blipFill>
                  <pic:spPr>
                    <a:xfrm>
                      <a:off x="0" y="0"/>
                      <a:ext cx="3443004" cy="6120993"/>
                    </a:xfrm>
                    <a:prstGeom prst="rect">
                      <a:avLst/>
                    </a:prstGeom>
                  </pic:spPr>
                </pic:pic>
              </a:graphicData>
            </a:graphic>
          </wp:inline>
        </w:drawing>
      </w:r>
    </w:p>
    <w:p w14:paraId="3D5A14E1" w14:textId="1BB23A7C" w:rsidR="004164C6" w:rsidRPr="00C82E68" w:rsidRDefault="004164C6" w:rsidP="004164C6">
      <w:pPr>
        <w:jc w:val="center"/>
      </w:pPr>
      <w:r w:rsidRPr="00C82E68">
        <w:rPr>
          <w:b/>
        </w:rPr>
        <w:t xml:space="preserve">Slika 4.4.9. </w:t>
      </w:r>
      <w:r w:rsidRPr="00C82E68">
        <w:t>QR kod za prijavljivanje prisutnosti</w:t>
      </w:r>
    </w:p>
    <w:p w14:paraId="448986FB" w14:textId="77777777" w:rsidR="006D7874" w:rsidRPr="00C82E68" w:rsidRDefault="006D7874">
      <w:pPr>
        <w:spacing w:line="259" w:lineRule="auto"/>
        <w:jc w:val="left"/>
      </w:pPr>
    </w:p>
    <w:p w14:paraId="152FDCC2" w14:textId="62CFC543" w:rsidR="00F01E97" w:rsidRDefault="001B41A9" w:rsidP="00F01E97">
      <w:pPr>
        <w:spacing w:line="259" w:lineRule="auto"/>
      </w:pPr>
      <w:r w:rsidRPr="00C82E68">
        <w:t xml:space="preserve">Kada profesor, u izborniku s opcijama odabere „Tablice“, otvara se prozor s popisom kolegija (slika 4.4.10.) te se klikom na pojedini kolegij generira tablica s popisom svih studenta koji slušaju odabrani kolegij. U toj tablici se nalaze detalji o prisutnosti za pojedinog studenta, kao što su datum kada je student skenirao QR kod kako bi potvrdio svoju prisutnost na kolegiju te ukupna prisutnost (slika 4.4.11.).  </w:t>
      </w:r>
      <w:r w:rsidR="0080096A" w:rsidRPr="00C82E68">
        <w:br w:type="page"/>
      </w:r>
    </w:p>
    <w:p w14:paraId="57CF7B06" w14:textId="5E00C776" w:rsidR="00FF6D2B" w:rsidRPr="00C82E68" w:rsidRDefault="00FF6D2B" w:rsidP="00FF6D2B">
      <w:pPr>
        <w:spacing w:line="259" w:lineRule="auto"/>
        <w:jc w:val="center"/>
      </w:pPr>
      <w:r>
        <w:rPr>
          <w:noProof/>
        </w:rPr>
        <w:lastRenderedPageBreak/>
        <w:drawing>
          <wp:inline distT="0" distB="0" distL="0" distR="0" wp14:anchorId="5EF0E550" wp14:editId="3226509C">
            <wp:extent cx="3423588" cy="608647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2-11-15-09-41-59.png"/>
                    <pic:cNvPicPr/>
                  </pic:nvPicPr>
                  <pic:blipFill>
                    <a:blip r:embed="rId52">
                      <a:extLst>
                        <a:ext uri="{28A0092B-C50C-407E-A947-70E740481C1C}">
                          <a14:useLocalDpi xmlns:a14="http://schemas.microsoft.com/office/drawing/2010/main" val="0"/>
                        </a:ext>
                      </a:extLst>
                    </a:blip>
                    <a:stretch>
                      <a:fillRect/>
                    </a:stretch>
                  </pic:blipFill>
                  <pic:spPr>
                    <a:xfrm>
                      <a:off x="0" y="0"/>
                      <a:ext cx="3426524" cy="6091695"/>
                    </a:xfrm>
                    <a:prstGeom prst="rect">
                      <a:avLst/>
                    </a:prstGeom>
                  </pic:spPr>
                </pic:pic>
              </a:graphicData>
            </a:graphic>
          </wp:inline>
        </w:drawing>
      </w:r>
    </w:p>
    <w:p w14:paraId="21D975BC" w14:textId="438BC21C" w:rsidR="00F01E97" w:rsidRDefault="00F01E97" w:rsidP="00F01E97">
      <w:pPr>
        <w:spacing w:line="259" w:lineRule="auto"/>
        <w:jc w:val="center"/>
      </w:pPr>
      <w:r w:rsidRPr="00C82E68">
        <w:rPr>
          <w:b/>
        </w:rPr>
        <w:t xml:space="preserve">Slika 4.4.10. </w:t>
      </w:r>
      <w:r w:rsidRPr="00C82E68">
        <w:t>Popis kolegija</w:t>
      </w:r>
    </w:p>
    <w:p w14:paraId="63A27B25" w14:textId="22BB0216" w:rsidR="005261B6" w:rsidRPr="00C82E68" w:rsidRDefault="005261B6" w:rsidP="00F01E97">
      <w:pPr>
        <w:spacing w:line="259" w:lineRule="auto"/>
        <w:jc w:val="center"/>
      </w:pPr>
      <w:r>
        <w:rPr>
          <w:noProof/>
        </w:rPr>
        <w:lastRenderedPageBreak/>
        <w:drawing>
          <wp:inline distT="0" distB="0" distL="0" distR="0" wp14:anchorId="7B4BC441" wp14:editId="02CBFA96">
            <wp:extent cx="5939790" cy="265239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ica2.PNG"/>
                    <pic:cNvPicPr/>
                  </pic:nvPicPr>
                  <pic:blipFill>
                    <a:blip r:embed="rId53">
                      <a:extLst>
                        <a:ext uri="{28A0092B-C50C-407E-A947-70E740481C1C}">
                          <a14:useLocalDpi xmlns:a14="http://schemas.microsoft.com/office/drawing/2010/main" val="0"/>
                        </a:ext>
                      </a:extLst>
                    </a:blip>
                    <a:stretch>
                      <a:fillRect/>
                    </a:stretch>
                  </pic:blipFill>
                  <pic:spPr>
                    <a:xfrm>
                      <a:off x="0" y="0"/>
                      <a:ext cx="5939790" cy="2652395"/>
                    </a:xfrm>
                    <a:prstGeom prst="rect">
                      <a:avLst/>
                    </a:prstGeom>
                  </pic:spPr>
                </pic:pic>
              </a:graphicData>
            </a:graphic>
          </wp:inline>
        </w:drawing>
      </w:r>
    </w:p>
    <w:p w14:paraId="3462350F" w14:textId="77777777" w:rsidR="006F5BE3" w:rsidRDefault="00F01E97" w:rsidP="00F01E97">
      <w:pPr>
        <w:spacing w:line="259" w:lineRule="auto"/>
        <w:jc w:val="center"/>
      </w:pPr>
      <w:r w:rsidRPr="00C82E68">
        <w:rPr>
          <w:b/>
        </w:rPr>
        <w:t xml:space="preserve">Slika 4.4.11. </w:t>
      </w:r>
      <w:r w:rsidRPr="00C82E68">
        <w:t>Prikaz tablice sa sveukupnom prisutnošću</w:t>
      </w:r>
    </w:p>
    <w:p w14:paraId="571CC1DE" w14:textId="77777777" w:rsidR="006F5BE3" w:rsidRDefault="006F5BE3" w:rsidP="00F01E97">
      <w:pPr>
        <w:spacing w:line="259" w:lineRule="auto"/>
        <w:jc w:val="center"/>
      </w:pPr>
    </w:p>
    <w:p w14:paraId="41077C14" w14:textId="4DC0AE94" w:rsidR="00F01E97" w:rsidRDefault="006F5BE3" w:rsidP="006F5BE3">
      <w:pPr>
        <w:pStyle w:val="Heading2"/>
      </w:pPr>
      <w:bookmarkStart w:id="23" w:name="_Toc119678551"/>
      <w:r>
        <w:t>Testiranje aplikacija</w:t>
      </w:r>
      <w:bookmarkEnd w:id="23"/>
    </w:p>
    <w:p w14:paraId="73F6440C" w14:textId="4692A609" w:rsidR="006F5BE3" w:rsidRDefault="006F5BE3" w:rsidP="006F5BE3">
      <w:r>
        <w:t xml:space="preserve">Testiranje aplikacija provedeno je na studentima 2. godine preddiplomskog studija Elektrotehnike i informacijske tehnologije, smjer Komunikacije i informatika, te na 2. godini preddiplomskog studija Računarstvo, smjerovi Programsko inženjerstvo i Računalno inženjerstvo. U testiranju je sudjelovalo </w:t>
      </w:r>
      <w:r w:rsidR="00AA482C">
        <w:t>97</w:t>
      </w:r>
      <w:r>
        <w:t xml:space="preserve"> studenata. Slika 4.5.1. pokazuje tablicu s popisom studenata nakon evidentiranja prisutnosti putem aplikacije. Nažalost, neki studenti nisu mogli biti prijavljeni </w:t>
      </w:r>
      <w:r w:rsidR="00040729">
        <w:t xml:space="preserve">zbog toga </w:t>
      </w:r>
      <w:r>
        <w:t xml:space="preserve">što su koristili pametne uređaje s iOS operacijskim sustavom, </w:t>
      </w:r>
      <w:r w:rsidR="009E1C65">
        <w:t xml:space="preserve">pa je njihova prisutnost morala biti evidentirana potpisima na papiru. </w:t>
      </w:r>
    </w:p>
    <w:p w14:paraId="1FA9B766" w14:textId="52173424" w:rsidR="00AA482C" w:rsidRDefault="00AA482C" w:rsidP="006F5BE3">
      <w:r>
        <w:rPr>
          <w:noProof/>
        </w:rPr>
        <w:drawing>
          <wp:inline distT="0" distB="0" distL="0" distR="0" wp14:anchorId="5F381DAC" wp14:editId="243E6350">
            <wp:extent cx="5292948" cy="236347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blic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92948" cy="2363470"/>
                    </a:xfrm>
                    <a:prstGeom prst="rect">
                      <a:avLst/>
                    </a:prstGeom>
                  </pic:spPr>
                </pic:pic>
              </a:graphicData>
            </a:graphic>
          </wp:inline>
        </w:drawing>
      </w:r>
    </w:p>
    <w:p w14:paraId="362B716D" w14:textId="50FEF5F9" w:rsidR="006F5BE3" w:rsidRPr="006F5BE3" w:rsidRDefault="006F5BE3" w:rsidP="006F5BE3">
      <w:pPr>
        <w:jc w:val="center"/>
      </w:pPr>
      <w:r>
        <w:rPr>
          <w:b/>
        </w:rPr>
        <w:t xml:space="preserve">Slika 4.5.1. </w:t>
      </w:r>
      <w:r>
        <w:t>Tablica s popisom studenata</w:t>
      </w:r>
    </w:p>
    <w:p w14:paraId="38691256" w14:textId="77777777" w:rsidR="006F5BE3" w:rsidRDefault="006F5BE3">
      <w:pPr>
        <w:spacing w:line="259" w:lineRule="auto"/>
        <w:jc w:val="left"/>
        <w:rPr>
          <w:rFonts w:eastAsiaTheme="majorEastAsia"/>
          <w:b/>
          <w:bCs/>
          <w:sz w:val="28"/>
          <w:szCs w:val="28"/>
          <w:highlight w:val="lightGray"/>
        </w:rPr>
      </w:pPr>
      <w:r>
        <w:rPr>
          <w:highlight w:val="lightGray"/>
        </w:rPr>
        <w:br w:type="page"/>
      </w:r>
    </w:p>
    <w:p w14:paraId="130DF843" w14:textId="545E156E" w:rsidR="00C0269A" w:rsidRPr="00C82E68" w:rsidRDefault="00C0269A" w:rsidP="006F5BE3">
      <w:pPr>
        <w:pStyle w:val="Heading1"/>
      </w:pPr>
      <w:bookmarkStart w:id="24" w:name="_Toc119678552"/>
      <w:r w:rsidRPr="00C82E68">
        <w:lastRenderedPageBreak/>
        <w:t>Zaključak</w:t>
      </w:r>
      <w:bookmarkEnd w:id="24"/>
    </w:p>
    <w:p w14:paraId="4E802994" w14:textId="50348C7E" w:rsidR="00C50E0A" w:rsidRPr="00C82E68" w:rsidRDefault="002A165A">
      <w:pPr>
        <w:spacing w:line="259" w:lineRule="auto"/>
        <w:jc w:val="left"/>
      </w:pPr>
      <w:r w:rsidRPr="00C82E68">
        <w:t>U ovom radu opisan je način dizajniranja</w:t>
      </w:r>
      <w:r w:rsidR="007D1787">
        <w:t xml:space="preserve"> </w:t>
      </w:r>
      <w:r w:rsidRPr="00C82E68">
        <w:t>i korištenje mo</w:t>
      </w:r>
      <w:r w:rsidR="00457A4A" w:rsidRPr="00C82E68">
        <w:t>b</w:t>
      </w:r>
      <w:r w:rsidRPr="00C82E68">
        <w:t xml:space="preserve">ilne aplikacije za vođenje evidencije prisutnosti. Cilj je bio napraviti najjednostavniju aplikaciju za </w:t>
      </w:r>
      <w:r w:rsidR="007D1787">
        <w:t xml:space="preserve">vođenje </w:t>
      </w:r>
      <w:r w:rsidRPr="00C82E68">
        <w:t>evidencij</w:t>
      </w:r>
      <w:r w:rsidR="007D1787">
        <w:t>e</w:t>
      </w:r>
      <w:r w:rsidRPr="00C82E68">
        <w:t xml:space="preserve"> prisutnosti i demonstrirati njeno korištenje. Tijekom razvoja aplikacije, došlo se do zaključka da je korišteno puno </w:t>
      </w:r>
      <w:r w:rsidR="007D1787">
        <w:t xml:space="preserve">funkcionalnosti programskog jezika Kotlin </w:t>
      </w:r>
      <w:r w:rsidR="002F3998" w:rsidRPr="00C82E68">
        <w:t xml:space="preserve">bez </w:t>
      </w:r>
      <w:r w:rsidRPr="00C82E68">
        <w:t xml:space="preserve">kojih </w:t>
      </w:r>
      <w:r w:rsidR="007D1787">
        <w:t>a</w:t>
      </w:r>
      <w:r w:rsidRPr="00C82E68">
        <w:t>plikacija ne bi mogla funkcionirati</w:t>
      </w:r>
      <w:r w:rsidR="00C50E0A" w:rsidRPr="00C82E68">
        <w:t>.</w:t>
      </w:r>
      <w:r w:rsidR="00A71175">
        <w:t xml:space="preserve"> Pošto </w:t>
      </w:r>
      <w:r w:rsidR="007D1787">
        <w:t xml:space="preserve">je </w:t>
      </w:r>
      <w:r w:rsidR="00A71175">
        <w:t>aplikacij</w:t>
      </w:r>
      <w:r w:rsidR="007D1787">
        <w:t>a</w:t>
      </w:r>
      <w:r w:rsidR="00A71175">
        <w:t xml:space="preserve"> rađen</w:t>
      </w:r>
      <w:r w:rsidR="007D1787">
        <w:t>a</w:t>
      </w:r>
      <w:r w:rsidR="00A71175">
        <w:t xml:space="preserve"> za pametne uređaje s operacijskim sustavom Android nije ih moguće koristiti na uređajima koji rade na iOS operacijskom sustavu.</w:t>
      </w:r>
    </w:p>
    <w:p w14:paraId="026BD14A" w14:textId="5BC455B3" w:rsidR="002A165A" w:rsidRPr="00C82E68" w:rsidRDefault="002A165A">
      <w:pPr>
        <w:spacing w:line="259" w:lineRule="auto"/>
        <w:jc w:val="left"/>
      </w:pPr>
      <w:r w:rsidRPr="00C82E68">
        <w:t>Za izradu ovakvog sustava preporučeno je da više ljudi radi na tome, od osobe koja će osmisliti cijeli koncept, preko dizajnera, programera</w:t>
      </w:r>
      <w:r w:rsidR="00A71175">
        <w:t xml:space="preserve"> za Android i iOS operacijske sustave</w:t>
      </w:r>
      <w:r w:rsidRPr="00C82E68">
        <w:t>, pa sve do marketinških stručnjaka koji će</w:t>
      </w:r>
      <w:r w:rsidR="00373ECB" w:rsidRPr="00C82E68">
        <w:t xml:space="preserve"> adekvatno</w:t>
      </w:r>
      <w:r w:rsidRPr="00C82E68">
        <w:t xml:space="preserve"> predstaviti proizvod na tržištu.</w:t>
      </w:r>
    </w:p>
    <w:p w14:paraId="0375927F" w14:textId="5A534A63" w:rsidR="009C0F93" w:rsidRPr="007E0E86" w:rsidRDefault="002A165A" w:rsidP="007E0E86">
      <w:pPr>
        <w:spacing w:line="259" w:lineRule="auto"/>
        <w:jc w:val="left"/>
      </w:pPr>
      <w:r w:rsidRPr="00C82E68">
        <w:br w:type="page"/>
      </w:r>
    </w:p>
    <w:p w14:paraId="3D687C35" w14:textId="470B490B" w:rsidR="00B6621C" w:rsidRPr="00C82E68" w:rsidRDefault="00431A85" w:rsidP="00373C3B">
      <w:pPr>
        <w:pStyle w:val="Heading1"/>
        <w:numPr>
          <w:ilvl w:val="0"/>
          <w:numId w:val="0"/>
        </w:numPr>
        <w:ind w:left="357" w:hanging="357"/>
      </w:pPr>
      <w:bookmarkStart w:id="25" w:name="_Toc119678553"/>
      <w:r w:rsidRPr="00C82E68">
        <w:lastRenderedPageBreak/>
        <w:t>LITERATURA</w:t>
      </w:r>
      <w:bookmarkEnd w:id="25"/>
    </w:p>
    <w:p w14:paraId="19BC2F76" w14:textId="5B3DF618" w:rsidR="00AB5942" w:rsidRPr="00C82E68" w:rsidRDefault="00AB5942" w:rsidP="00AB5942">
      <w:r w:rsidRPr="00C82E68">
        <w:t xml:space="preserve">[1] B.Phillips, C. Stewart, K. Marsciano, Android Programming: The </w:t>
      </w:r>
      <w:r w:rsidR="00245B53" w:rsidRPr="00C82E68">
        <w:t>B</w:t>
      </w:r>
      <w:r w:rsidRPr="00C82E68">
        <w:t>ig Nerd Ranch Guide (3rd Edition), USA, 2017.</w:t>
      </w:r>
    </w:p>
    <w:p w14:paraId="29B03C24" w14:textId="7021EBD7" w:rsidR="00AB5942" w:rsidRPr="00C82E68" w:rsidRDefault="00AB5942" w:rsidP="00AB5942">
      <w:r w:rsidRPr="00C82E68">
        <w:t>[2] R. Meier, Pro</w:t>
      </w:r>
      <w:r w:rsidR="00245B53" w:rsidRPr="00C82E68">
        <w:t>f</w:t>
      </w:r>
      <w:r w:rsidRPr="00C82E68">
        <w:t>essional Android 4 Application Development, John Wiley and Sons, Indianapolis, USA, 2012.</w:t>
      </w:r>
    </w:p>
    <w:p w14:paraId="007B97B9" w14:textId="7A030D20" w:rsidR="00DD2641" w:rsidRPr="00C82E68" w:rsidRDefault="00306AC4" w:rsidP="00AB5942">
      <w:r w:rsidRPr="00C82E68">
        <w:t>[3] M. Gargenta, Learning Android, O'Reilly Media, Sebastopol, 2011.</w:t>
      </w:r>
    </w:p>
    <w:p w14:paraId="00F1939C" w14:textId="75E21021" w:rsidR="00306AC4" w:rsidRPr="00C82E68" w:rsidRDefault="00306AC4" w:rsidP="00AF338D">
      <w:r w:rsidRPr="00C82E68">
        <w:t xml:space="preserve">[4] Official Android Developer page: </w:t>
      </w:r>
      <w:hyperlink r:id="rId54" w:history="1">
        <w:r w:rsidR="00AD4719" w:rsidRPr="00A872FD">
          <w:rPr>
            <w:rStyle w:val="Hyperlink"/>
          </w:rPr>
          <w:t>https://developer.android.com/</w:t>
        </w:r>
      </w:hyperlink>
      <w:r w:rsidR="00AD4719">
        <w:t xml:space="preserve"> </w:t>
      </w:r>
    </w:p>
    <w:p w14:paraId="5FBE04D4" w14:textId="09E28E9E" w:rsidR="00306AC4" w:rsidRPr="00C82E68" w:rsidRDefault="00306AC4" w:rsidP="00AF338D">
      <w:r w:rsidRPr="00C82E68">
        <w:t>[5]</w:t>
      </w:r>
      <w:r w:rsidR="00AF6241" w:rsidRPr="00C82E68">
        <w:t xml:space="preserve"> Official Firebase page: </w:t>
      </w:r>
      <w:hyperlink r:id="rId55" w:history="1">
        <w:r w:rsidR="00AD4719" w:rsidRPr="00A872FD">
          <w:rPr>
            <w:rStyle w:val="Hyperlink"/>
          </w:rPr>
          <w:t>https://firebase.google.com/</w:t>
        </w:r>
      </w:hyperlink>
    </w:p>
    <w:p w14:paraId="06AD045B" w14:textId="53E37635" w:rsidR="00306AC4" w:rsidRPr="00C82E68" w:rsidRDefault="00306AC4" w:rsidP="00306AC4">
      <w:r w:rsidRPr="00C82E68">
        <w:t>[6]</w:t>
      </w:r>
      <w:r w:rsidR="006E0E84" w:rsidRPr="00C82E68">
        <w:t xml:space="preserve"> Official Kotlin page: </w:t>
      </w:r>
      <w:hyperlink r:id="rId56" w:history="1">
        <w:r w:rsidR="00AD4719" w:rsidRPr="00A872FD">
          <w:rPr>
            <w:rStyle w:val="Hyperlink"/>
          </w:rPr>
          <w:t>https://kotlinlang.org/</w:t>
        </w:r>
      </w:hyperlink>
    </w:p>
    <w:p w14:paraId="2ADDAE95" w14:textId="4E01774A" w:rsidR="00306AC4" w:rsidRPr="00C82E68" w:rsidRDefault="00306AC4" w:rsidP="00AB5942">
      <w:pPr>
        <w:tabs>
          <w:tab w:val="left" w:pos="7309"/>
        </w:tabs>
      </w:pPr>
      <w:r w:rsidRPr="00C82E68">
        <w:t>[7]</w:t>
      </w:r>
      <w:r w:rsidR="006E0E84" w:rsidRPr="00C82E68">
        <w:t xml:space="preserve"> FreeCodeCamp YouTube page: </w:t>
      </w:r>
      <w:hyperlink r:id="rId57" w:history="1">
        <w:r w:rsidR="002B4944" w:rsidRPr="00C82E68">
          <w:rPr>
            <w:rStyle w:val="Hyperlink"/>
          </w:rPr>
          <w:t>https://www.youtube.com/c/Freecodecamp/featured</w:t>
        </w:r>
      </w:hyperlink>
      <w:r w:rsidR="002B4944" w:rsidRPr="00C82E68">
        <w:t xml:space="preserve"> </w:t>
      </w:r>
      <w:r w:rsidR="00AB5942" w:rsidRPr="00C82E68">
        <w:tab/>
      </w:r>
    </w:p>
    <w:p w14:paraId="157F5223" w14:textId="6D7A4111" w:rsidR="00306AC4" w:rsidRPr="00C82E68" w:rsidRDefault="00306AC4" w:rsidP="00306AC4">
      <w:r w:rsidRPr="00C82E68">
        <w:t>[8]</w:t>
      </w:r>
      <w:r w:rsidR="006E0E84" w:rsidRPr="00C82E68">
        <w:t xml:space="preserve"> Philipp Lackner YouTube page: </w:t>
      </w:r>
      <w:hyperlink r:id="rId58" w:history="1">
        <w:r w:rsidR="002B4944" w:rsidRPr="00C82E68">
          <w:rPr>
            <w:rStyle w:val="Hyperlink"/>
          </w:rPr>
          <w:t>https://www.youtube.com/c/PhilippLackner</w:t>
        </w:r>
      </w:hyperlink>
      <w:r w:rsidR="002B4944" w:rsidRPr="00C82E68">
        <w:t xml:space="preserve"> </w:t>
      </w:r>
    </w:p>
    <w:p w14:paraId="475F376A" w14:textId="4595A20A" w:rsidR="00306AC4" w:rsidRPr="00C82E68" w:rsidRDefault="00306AC4" w:rsidP="00306AC4">
      <w:r w:rsidRPr="00C82E68">
        <w:t>[9]</w:t>
      </w:r>
      <w:r w:rsidR="006E0E84" w:rsidRPr="00C82E68">
        <w:t xml:space="preserve"> Traversy Media YouTube page: </w:t>
      </w:r>
      <w:hyperlink r:id="rId59" w:history="1">
        <w:r w:rsidR="006E0E84" w:rsidRPr="00C82E68">
          <w:rPr>
            <w:rStyle w:val="Hyperlink"/>
          </w:rPr>
          <w:t>https://www.youtube.com/c/TraversyMedia</w:t>
        </w:r>
      </w:hyperlink>
    </w:p>
    <w:p w14:paraId="4FE27D67" w14:textId="77777777" w:rsidR="007D6D87" w:rsidRPr="00C82E68" w:rsidRDefault="006E0E84" w:rsidP="00306AC4">
      <w:r w:rsidRPr="00C82E68">
        <w:t xml:space="preserve">[10] F. Babić, L. Kordić, N. Srivastava, Kotlin Coroutines by Tutorials, 3rd </w:t>
      </w:r>
      <w:r w:rsidR="00580CE6" w:rsidRPr="00C82E68">
        <w:t>E</w:t>
      </w:r>
      <w:r w:rsidRPr="00C82E68">
        <w:t>dition</w:t>
      </w:r>
      <w:r w:rsidR="00580CE6" w:rsidRPr="00C82E68">
        <w:t>, Ray Wenderlich, USA, 2022.</w:t>
      </w:r>
    </w:p>
    <w:p w14:paraId="19BE9EDA" w14:textId="3BC1EB19" w:rsidR="007D6D87" w:rsidRPr="00C82E68" w:rsidRDefault="007D6D87" w:rsidP="00306AC4">
      <w:r w:rsidRPr="00C82E68">
        <w:t>[11] Official StackOverflow page:</w:t>
      </w:r>
      <w:r w:rsidR="002B4944" w:rsidRPr="00C82E68">
        <w:t xml:space="preserve"> </w:t>
      </w:r>
      <w:hyperlink r:id="rId60" w:history="1">
        <w:r w:rsidR="00EA7901" w:rsidRPr="00A872FD">
          <w:rPr>
            <w:rStyle w:val="Hyperlink"/>
          </w:rPr>
          <w:t>https://stackoverflow.com/</w:t>
        </w:r>
      </w:hyperlink>
    </w:p>
    <w:p w14:paraId="22CBC536" w14:textId="3A7E04B4" w:rsidR="00324A9C" w:rsidRPr="00C82E68" w:rsidRDefault="00324A9C" w:rsidP="00306AC4">
      <w:r w:rsidRPr="00C82E68">
        <w:t>[12] Razvoj mobilnih aplikacija, priručnik za laboratorijske vježbe, Fakultet elektrotehnike, računarstva i informacijskih tehnologija, Osijek, 2019.</w:t>
      </w:r>
    </w:p>
    <w:p w14:paraId="5FE20B77" w14:textId="77777777" w:rsidR="002B4944" w:rsidRPr="00C82E68" w:rsidRDefault="003B21AC" w:rsidP="00306AC4">
      <w:r w:rsidRPr="00C82E68">
        <w:t>[13] Model-view-presenter, Wikipedia</w:t>
      </w:r>
      <w:r w:rsidR="002B4944" w:rsidRPr="00C82E68">
        <w:t>:</w:t>
      </w:r>
    </w:p>
    <w:p w14:paraId="0F874F8D" w14:textId="7ED5229C" w:rsidR="003B21AC" w:rsidRPr="00C82E68" w:rsidRDefault="002B4944" w:rsidP="00306AC4">
      <w:r w:rsidRPr="00C82E68">
        <w:t xml:space="preserve"> </w:t>
      </w:r>
      <w:hyperlink r:id="rId61" w:history="1">
        <w:r w:rsidRPr="00C82E68">
          <w:rPr>
            <w:rStyle w:val="Hyperlink"/>
          </w:rPr>
          <w:t>https://en.wikipedia.org/wiki/Model%E2%80%93view%E2%80%93presenter</w:t>
        </w:r>
      </w:hyperlink>
      <w:r w:rsidRPr="00C82E68">
        <w:t xml:space="preserve"> [studeni 2021.]</w:t>
      </w:r>
    </w:p>
    <w:p w14:paraId="519DC284" w14:textId="6E86F856" w:rsidR="00427B69" w:rsidRPr="00C82E68" w:rsidRDefault="00427B69" w:rsidP="00306AC4">
      <w:r w:rsidRPr="00C82E68">
        <w:t>[14] Advanced Encryption Standard, Wikipedia:</w:t>
      </w:r>
    </w:p>
    <w:p w14:paraId="361DEABD" w14:textId="13AEFDD9" w:rsidR="00427B69" w:rsidRDefault="00115171" w:rsidP="00306AC4">
      <w:hyperlink r:id="rId62" w:history="1">
        <w:r w:rsidR="00427B69" w:rsidRPr="00C82E68">
          <w:rPr>
            <w:rStyle w:val="Hyperlink"/>
          </w:rPr>
          <w:t>https://en.wikipedia.org/wiki/Advanced_Encryption_Standard</w:t>
        </w:r>
      </w:hyperlink>
      <w:r w:rsidR="00427B69" w:rsidRPr="00C82E68">
        <w:t xml:space="preserve"> [listopad 2022.]</w:t>
      </w:r>
    </w:p>
    <w:p w14:paraId="21B34FA8" w14:textId="77777777" w:rsidR="00724B5A" w:rsidRDefault="00724B5A" w:rsidP="00306AC4">
      <w:r>
        <w:t>[15] Attendy – Attendance register:</w:t>
      </w:r>
    </w:p>
    <w:p w14:paraId="3B4D370A" w14:textId="5835B364" w:rsidR="00724B5A" w:rsidRDefault="00115171" w:rsidP="00306AC4">
      <w:hyperlink r:id="rId63" w:history="1">
        <w:r w:rsidR="00724B5A" w:rsidRPr="00A872FD">
          <w:rPr>
            <w:rStyle w:val="Hyperlink"/>
          </w:rPr>
          <w:t>https://play.google.com/store/apps/details?id=fr.gym.mattnissartdevelopment.attendanceApp</w:t>
        </w:r>
      </w:hyperlink>
    </w:p>
    <w:p w14:paraId="0F10CD83" w14:textId="41D7B958" w:rsidR="00724B5A" w:rsidRDefault="00724B5A" w:rsidP="00306AC4">
      <w:r>
        <w:t>[16] Presli – Attendance Manager:</w:t>
      </w:r>
    </w:p>
    <w:p w14:paraId="0BEE4D6C" w14:textId="5108EAB0" w:rsidR="00724B5A" w:rsidRDefault="00115171" w:rsidP="00306AC4">
      <w:hyperlink r:id="rId64" w:history="1">
        <w:r w:rsidR="00724B5A" w:rsidRPr="00A872FD">
          <w:rPr>
            <w:rStyle w:val="Hyperlink"/>
          </w:rPr>
          <w:t>https://play.google.com/store/apps/details?id=com.couchbits.presence</w:t>
        </w:r>
      </w:hyperlink>
      <w:r w:rsidR="00724B5A">
        <w:t xml:space="preserve"> </w:t>
      </w:r>
    </w:p>
    <w:p w14:paraId="62D46D7B" w14:textId="35082BB2" w:rsidR="00DA33A3" w:rsidRDefault="00DA33A3" w:rsidP="00306AC4">
      <w:r>
        <w:lastRenderedPageBreak/>
        <w:t>[17] Alora – Attendance Tracker App:</w:t>
      </w:r>
    </w:p>
    <w:p w14:paraId="5E203F12" w14:textId="415C2151" w:rsidR="00DA33A3" w:rsidRPr="00C82E68" w:rsidRDefault="00115171" w:rsidP="00306AC4">
      <w:hyperlink r:id="rId65" w:history="1">
        <w:r w:rsidR="00DA33A3" w:rsidRPr="00A872FD">
          <w:rPr>
            <w:rStyle w:val="Hyperlink"/>
          </w:rPr>
          <w:t>https://play.google.com/store/apps/details?id=com.smartlogicinc.attendancemanager</w:t>
        </w:r>
      </w:hyperlink>
      <w:r w:rsidR="00DA33A3">
        <w:t xml:space="preserve">  </w:t>
      </w:r>
    </w:p>
    <w:p w14:paraId="577DBA20" w14:textId="15B35936" w:rsidR="006E0E84" w:rsidRDefault="000E6B68" w:rsidP="00306AC4">
      <w:r>
        <w:t>[18] Self Attendance:</w:t>
      </w:r>
    </w:p>
    <w:p w14:paraId="1C722B2F" w14:textId="6626E39E" w:rsidR="000E6B68" w:rsidRPr="00C82E68" w:rsidRDefault="00115171" w:rsidP="00306AC4">
      <w:hyperlink r:id="rId66" w:history="1">
        <w:r w:rsidR="000E6B68" w:rsidRPr="00A872FD">
          <w:rPr>
            <w:rStyle w:val="Hyperlink"/>
          </w:rPr>
          <w:t>https://play.google.com/store/apps/details?id=saurabhrao.selfattendance</w:t>
        </w:r>
      </w:hyperlink>
      <w:r w:rsidR="000E6B68">
        <w:t xml:space="preserve"> </w:t>
      </w:r>
    </w:p>
    <w:p w14:paraId="7C04EEAE" w14:textId="77777777" w:rsidR="00326ABA" w:rsidRDefault="00326ABA">
      <w:pPr>
        <w:spacing w:line="259" w:lineRule="auto"/>
        <w:jc w:val="left"/>
      </w:pPr>
      <w:r>
        <w:t>[19] QR Attendance:</w:t>
      </w:r>
    </w:p>
    <w:p w14:paraId="2BD585D9" w14:textId="77777777" w:rsidR="00595DB6" w:rsidRDefault="00115171">
      <w:pPr>
        <w:spacing w:line="259" w:lineRule="auto"/>
        <w:jc w:val="left"/>
      </w:pPr>
      <w:hyperlink r:id="rId67" w:history="1">
        <w:r w:rsidR="00326ABA" w:rsidRPr="0070226E">
          <w:rPr>
            <w:rStyle w:val="Hyperlink"/>
          </w:rPr>
          <w:t>https://play.google.com/store/apps/details?id=com.mdisattendanceapp</w:t>
        </w:r>
      </w:hyperlink>
      <w:r w:rsidR="00326ABA">
        <w:t xml:space="preserve"> </w:t>
      </w:r>
    </w:p>
    <w:p w14:paraId="67F887AD" w14:textId="77777777" w:rsidR="00595DB6" w:rsidRDefault="00595DB6">
      <w:pPr>
        <w:spacing w:line="259" w:lineRule="auto"/>
        <w:jc w:val="left"/>
      </w:pPr>
      <w:r>
        <w:t>[20] QR Attendance Control:</w:t>
      </w:r>
    </w:p>
    <w:p w14:paraId="52E78739" w14:textId="787EFB65" w:rsidR="00DD2641" w:rsidRPr="00C82E68" w:rsidRDefault="00115171">
      <w:pPr>
        <w:spacing w:line="259" w:lineRule="auto"/>
        <w:jc w:val="left"/>
      </w:pPr>
      <w:hyperlink r:id="rId68" w:history="1">
        <w:r w:rsidR="00595DB6" w:rsidRPr="0070226E">
          <w:rPr>
            <w:rStyle w:val="Hyperlink"/>
          </w:rPr>
          <w:t>https://play.google.com/store/apps/details?id=com.qrattendancecontrol</w:t>
        </w:r>
      </w:hyperlink>
      <w:r w:rsidR="00595DB6">
        <w:t xml:space="preserve"> </w:t>
      </w:r>
      <w:r w:rsidR="00DD2641" w:rsidRPr="00C82E68">
        <w:br w:type="page"/>
      </w:r>
    </w:p>
    <w:p w14:paraId="360F5CAF" w14:textId="77777777" w:rsidR="00C50E0A" w:rsidRPr="00C82E68" w:rsidRDefault="00C50E0A" w:rsidP="00373C3B">
      <w:pPr>
        <w:pStyle w:val="Heading1"/>
        <w:numPr>
          <w:ilvl w:val="0"/>
          <w:numId w:val="0"/>
        </w:numPr>
        <w:ind w:left="357" w:hanging="357"/>
      </w:pPr>
      <w:bookmarkStart w:id="26" w:name="_Toc119678554"/>
      <w:r w:rsidRPr="00C82E68">
        <w:lastRenderedPageBreak/>
        <w:t>SAŽETAK</w:t>
      </w:r>
      <w:bookmarkEnd w:id="26"/>
    </w:p>
    <w:p w14:paraId="5DEAE543" w14:textId="57FA8F8D" w:rsidR="00C50E0A" w:rsidRPr="00C82E68" w:rsidRDefault="00C50E0A" w:rsidP="00C50E0A">
      <w:pPr>
        <w:spacing w:line="259" w:lineRule="auto"/>
      </w:pPr>
      <w:r w:rsidRPr="00C82E68">
        <w:t>Zadatak ovog diplomskog rada je bio izraditi mobilnu aplikaciju za evidenciju prisutnosti na nastavi. Bilo je potrebno izraditi plan izrade, bazu podataka i arhitekturu datoteka. Nadalje, trebalo je unaprijed zadati svrhe i vrste objekata, dodijeliti prava različitim korisnicima te detaljno voditi evidenciju prisutnosti za svak</w:t>
      </w:r>
      <w:r w:rsidR="00B76D3E" w:rsidRPr="00C82E68">
        <w:t>i</w:t>
      </w:r>
      <w:r w:rsidRPr="00C82E68">
        <w:t xml:space="preserve"> pojedini kolegij kojeg student sluša.</w:t>
      </w:r>
    </w:p>
    <w:p w14:paraId="533F7301" w14:textId="49FA1C9C" w:rsidR="00C50E0A" w:rsidRPr="00C82E68" w:rsidRDefault="00C50E0A" w:rsidP="00C50E0A">
      <w:pPr>
        <w:spacing w:line="259" w:lineRule="auto"/>
      </w:pPr>
      <w:r w:rsidRPr="00C82E68">
        <w:t>Nakon postavljanja logičkog dijela, sva pažnja je posvećena korisničkom iskustvu te je dizajnirano sučelje koje može manipulirati bazom podataka i pristupiti svim svojstvima aplikacije.</w:t>
      </w:r>
    </w:p>
    <w:p w14:paraId="303BCCC7" w14:textId="400005FB" w:rsidR="00C50E0A" w:rsidRPr="00C82E68" w:rsidRDefault="00C50E0A" w:rsidP="00C50E0A">
      <w:pPr>
        <w:spacing w:line="259" w:lineRule="auto"/>
      </w:pPr>
      <w:r w:rsidRPr="00C82E68">
        <w:rPr>
          <w:b/>
        </w:rPr>
        <w:t xml:space="preserve">Ključne riječi: </w:t>
      </w:r>
      <w:r w:rsidRPr="00C82E68">
        <w:t xml:space="preserve">Android, mobilna, aplikacija, evidencija, prisutnost, nastava, student, profesor </w:t>
      </w:r>
      <w:r w:rsidRPr="00C82E68">
        <w:br w:type="page"/>
      </w:r>
    </w:p>
    <w:p w14:paraId="6D16A45F" w14:textId="77777777" w:rsidR="00C50E0A" w:rsidRPr="00C82E68" w:rsidRDefault="00C50E0A">
      <w:pPr>
        <w:spacing w:line="259" w:lineRule="auto"/>
        <w:jc w:val="left"/>
        <w:rPr>
          <w:rFonts w:eastAsiaTheme="majorEastAsia"/>
          <w:b/>
          <w:bCs/>
          <w:sz w:val="28"/>
          <w:szCs w:val="28"/>
        </w:rPr>
      </w:pPr>
    </w:p>
    <w:p w14:paraId="1D467352" w14:textId="1C529B87" w:rsidR="001723B1" w:rsidRPr="00C82E68" w:rsidRDefault="00C50E0A" w:rsidP="001723B1">
      <w:pPr>
        <w:pStyle w:val="Heading1"/>
        <w:numPr>
          <w:ilvl w:val="0"/>
          <w:numId w:val="0"/>
        </w:numPr>
        <w:ind w:left="357" w:hanging="357"/>
      </w:pPr>
      <w:bookmarkStart w:id="27" w:name="_Toc119678555"/>
      <w:r w:rsidRPr="00C82E68">
        <w:t>ABSTRACT</w:t>
      </w:r>
      <w:bookmarkEnd w:id="27"/>
    </w:p>
    <w:p w14:paraId="694DAC65" w14:textId="77777777" w:rsidR="00C85B19" w:rsidRPr="00C82E68" w:rsidRDefault="001723B1" w:rsidP="001723B1">
      <w:r w:rsidRPr="00C82E68">
        <w:t xml:space="preserve">The premise of this thesis was to create a mobile application for attendance records. It was necessary to create plan for whole process, </w:t>
      </w:r>
      <w:r w:rsidR="00C85B19" w:rsidRPr="00C82E68">
        <w:t>database and file architecture. Furthermore, it was necessary to predetermine the purposes and types of facilities, to distribute rights to different users in order to keep detailed records of attendance for each individual course that student listens to.</w:t>
      </w:r>
    </w:p>
    <w:p w14:paraId="00674235" w14:textId="3472476B" w:rsidR="00C85B19" w:rsidRPr="00C82E68" w:rsidRDefault="00C85B19" w:rsidP="001723B1">
      <w:r w:rsidRPr="00C82E68">
        <w:t>After setting up the logical part,</w:t>
      </w:r>
      <w:r w:rsidR="00F805DA" w:rsidRPr="00C82E68">
        <w:t xml:space="preserve"> </w:t>
      </w:r>
      <w:r w:rsidRPr="00C82E68">
        <w:t>all attention is paid to the user experience and an interface has been designed that can manipulate databases and access all application prope</w:t>
      </w:r>
      <w:r w:rsidR="000B5249" w:rsidRPr="00C82E68">
        <w:t>rties</w:t>
      </w:r>
      <w:r w:rsidRPr="00C82E68">
        <w:t>.</w:t>
      </w:r>
    </w:p>
    <w:p w14:paraId="7546727E" w14:textId="1B2877AC" w:rsidR="001723B1" w:rsidRPr="00C82E68" w:rsidRDefault="00C85B19" w:rsidP="001723B1">
      <w:r w:rsidRPr="00C82E68">
        <w:t xml:space="preserve"> </w:t>
      </w:r>
      <w:r w:rsidRPr="00C82E68">
        <w:rPr>
          <w:b/>
        </w:rPr>
        <w:t xml:space="preserve">Keywords: </w:t>
      </w:r>
      <w:r w:rsidRPr="00C82E68">
        <w:t>Android, mobile, application, records, attendance, te</w:t>
      </w:r>
      <w:r w:rsidR="000B3A7A" w:rsidRPr="00C82E68">
        <w:t>aching</w:t>
      </w:r>
      <w:r w:rsidRPr="00C82E68">
        <w:t xml:space="preserve">, student, professor </w:t>
      </w:r>
    </w:p>
    <w:p w14:paraId="0C207FF9" w14:textId="77777777" w:rsidR="00C50E0A" w:rsidRPr="00C82E68" w:rsidRDefault="00C50E0A">
      <w:pPr>
        <w:spacing w:line="259" w:lineRule="auto"/>
        <w:jc w:val="left"/>
        <w:rPr>
          <w:rFonts w:eastAsiaTheme="majorEastAsia"/>
          <w:b/>
          <w:bCs/>
          <w:sz w:val="28"/>
          <w:szCs w:val="28"/>
        </w:rPr>
      </w:pPr>
      <w:r w:rsidRPr="00C82E68">
        <w:br w:type="page"/>
      </w:r>
    </w:p>
    <w:p w14:paraId="5DA19C4E" w14:textId="2A474B4D" w:rsidR="001B30C3" w:rsidRPr="00C82E68" w:rsidRDefault="00DD2641" w:rsidP="00373C3B">
      <w:pPr>
        <w:pStyle w:val="Heading1"/>
        <w:numPr>
          <w:ilvl w:val="0"/>
          <w:numId w:val="0"/>
        </w:numPr>
        <w:ind w:left="357" w:hanging="357"/>
      </w:pPr>
      <w:bookmarkStart w:id="28" w:name="_Toc119678556"/>
      <w:r w:rsidRPr="00C82E68">
        <w:lastRenderedPageBreak/>
        <w:t>ŽIVOTOPIS</w:t>
      </w:r>
      <w:bookmarkEnd w:id="28"/>
    </w:p>
    <w:p w14:paraId="315AC20A" w14:textId="56BA286F" w:rsidR="00DD2641" w:rsidRPr="00C82E68" w:rsidRDefault="00325ACC" w:rsidP="00DD2641">
      <w:r w:rsidRPr="00C82E68">
        <w:t xml:space="preserve">Petar Nenadić rođen je </w:t>
      </w:r>
      <w:r w:rsidR="001241E1">
        <w:t>1</w:t>
      </w:r>
      <w:r w:rsidRPr="00C82E68">
        <w:t>2. veljače 1992. godine u Splitu, Republika Hrvatska. 2006. godine je završio</w:t>
      </w:r>
      <w:r w:rsidR="00847C08">
        <w:t xml:space="preserve"> </w:t>
      </w:r>
      <w:r w:rsidRPr="00C82E68">
        <w:t>osnovnu školu Stjepan Radić u Imotskom nakon čega iste godine upisuje Opću Gimnaziju dr. Mate Ujevića u Imotskom. Poslije završetka srednje škole 2010. godine upisuje Fakultet Elektrotehnike, Strojarstva i Brodogradnje (FESB) u Splitu</w:t>
      </w:r>
      <w:r w:rsidR="009618EE" w:rsidRPr="00C82E68">
        <w:t>.</w:t>
      </w:r>
      <w:r w:rsidRPr="00C82E68">
        <w:t xml:space="preserve"> U akademskoj godini 2014./2015. pre</w:t>
      </w:r>
      <w:r w:rsidR="009533E1" w:rsidRPr="00C82E68">
        <w:t>b</w:t>
      </w:r>
      <w:r w:rsidRPr="00C82E68">
        <w:t xml:space="preserve">acuje se na Fakultet Elektrotehnike, </w:t>
      </w:r>
      <w:r w:rsidR="00555E09" w:rsidRPr="00C82E68">
        <w:t xml:space="preserve">Računarstva i Informacijskih Tehnologija (FERIT) u Osijeku gdje 2018. godine završava stručni studij Elektrotehnike, smjer Informatika. Iste godine upisuje studij Razlikovnih obveza na istom fakultetu. 2020. godine upisuje diplomski studij Računarstva, smjer Programsko inženjerstvo. </w:t>
      </w:r>
    </w:p>
    <w:p w14:paraId="31CCA974" w14:textId="138D8855" w:rsidR="009618EE" w:rsidRPr="00C82E68" w:rsidRDefault="009618EE" w:rsidP="00DD2641"/>
    <w:p w14:paraId="37B3D968" w14:textId="19A710DB" w:rsidR="009618EE" w:rsidRPr="00C82E68" w:rsidRDefault="009618EE" w:rsidP="009618EE">
      <w:pPr>
        <w:pStyle w:val="NoSpacing"/>
        <w:tabs>
          <w:tab w:val="center" w:pos="6804"/>
        </w:tabs>
        <w:jc w:val="both"/>
      </w:pPr>
      <w:r w:rsidRPr="00C82E68">
        <w:tab/>
        <w:t>___________________________</w:t>
      </w:r>
    </w:p>
    <w:p w14:paraId="138365CC" w14:textId="3342233D" w:rsidR="00466D46" w:rsidRPr="00C82E68" w:rsidRDefault="009618EE" w:rsidP="009618EE">
      <w:pPr>
        <w:pStyle w:val="NoSpacing"/>
        <w:tabs>
          <w:tab w:val="center" w:pos="6804"/>
        </w:tabs>
        <w:jc w:val="both"/>
      </w:pPr>
      <w:r w:rsidRPr="00C82E68">
        <w:tab/>
        <w:t>Potpis autora</w:t>
      </w:r>
    </w:p>
    <w:p w14:paraId="0B4EB740" w14:textId="77777777" w:rsidR="00466D46" w:rsidRPr="00C82E68" w:rsidRDefault="00466D46">
      <w:pPr>
        <w:spacing w:line="259" w:lineRule="auto"/>
        <w:jc w:val="left"/>
        <w:rPr>
          <w:sz w:val="20"/>
          <w:szCs w:val="20"/>
        </w:rPr>
      </w:pPr>
      <w:r w:rsidRPr="00C82E68">
        <w:br w:type="page"/>
      </w:r>
    </w:p>
    <w:p w14:paraId="57C81E60" w14:textId="6B8B4AC0" w:rsidR="009618EE" w:rsidRPr="00C82E68" w:rsidRDefault="00466D46" w:rsidP="00466D46">
      <w:pPr>
        <w:pStyle w:val="Heading1"/>
        <w:numPr>
          <w:ilvl w:val="0"/>
          <w:numId w:val="0"/>
        </w:numPr>
      </w:pPr>
      <w:bookmarkStart w:id="29" w:name="_Toc119678557"/>
      <w:r w:rsidRPr="00C82E68">
        <w:lastRenderedPageBreak/>
        <w:t>PRILOZI</w:t>
      </w:r>
      <w:bookmarkEnd w:id="29"/>
    </w:p>
    <w:p w14:paraId="59BF9D03" w14:textId="713EA309" w:rsidR="00466D46" w:rsidRPr="00C82E68" w:rsidRDefault="00466D46" w:rsidP="00466D46">
      <w:r w:rsidRPr="00C82E68">
        <w:rPr>
          <w:b/>
        </w:rPr>
        <w:t xml:space="preserve">Prilog 1. </w:t>
      </w:r>
      <w:del w:id="30" w:author="Burljacici" w:date="2023-02-15T12:36:00Z">
        <w:r w:rsidRPr="00C82E68" w:rsidDel="004B30B3">
          <w:delText>Direktorij Aplikacija/ - sadrži kod aplikacije</w:delText>
        </w:r>
      </w:del>
      <w:ins w:id="31" w:author="Burljacici" w:date="2023-02-15T12:36:00Z">
        <w:r w:rsidR="004B30B3">
          <w:t xml:space="preserve">Link za aplikaciju: </w:t>
        </w:r>
        <w:r w:rsidR="004B30B3" w:rsidRPr="004B30B3">
          <w:t>https://github.com/nenadicpetar/Aplikacija-za-vo-enje-evidencije-prisutnosti-na-nastavi</w:t>
        </w:r>
      </w:ins>
      <w:bookmarkStart w:id="32" w:name="_GoBack"/>
      <w:bookmarkEnd w:id="32"/>
    </w:p>
    <w:sectPr w:rsidR="00466D46" w:rsidRPr="00C82E68" w:rsidSect="00CE4BDD">
      <w:headerReference w:type="default" r:id="rId69"/>
      <w:footerReference w:type="default" r:id="rId70"/>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4AE7E" w14:textId="77777777" w:rsidR="00115171" w:rsidRDefault="00115171" w:rsidP="00AF338D">
      <w:r>
        <w:separator/>
      </w:r>
    </w:p>
    <w:p w14:paraId="4F06DE6E" w14:textId="77777777" w:rsidR="00115171" w:rsidRDefault="00115171" w:rsidP="00AF338D"/>
  </w:endnote>
  <w:endnote w:type="continuationSeparator" w:id="0">
    <w:p w14:paraId="11624623" w14:textId="77777777" w:rsidR="00115171" w:rsidRDefault="00115171" w:rsidP="00AF338D">
      <w:r>
        <w:continuationSeparator/>
      </w:r>
    </w:p>
    <w:p w14:paraId="022967C3" w14:textId="77777777" w:rsidR="00115171" w:rsidRDefault="00115171"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212112"/>
      <w:docPartObj>
        <w:docPartGallery w:val="Page Numbers (Bottom of Page)"/>
        <w:docPartUnique/>
      </w:docPartObj>
    </w:sdtPr>
    <w:sdtEndPr>
      <w:rPr>
        <w:noProof/>
      </w:rPr>
    </w:sdtEndPr>
    <w:sdtContent>
      <w:p w14:paraId="478F5695" w14:textId="1B902ED6" w:rsidR="00AD3BBC" w:rsidRDefault="00AD3BBC" w:rsidP="00A524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1BDCA" w14:textId="77777777" w:rsidR="00115171" w:rsidRDefault="00115171" w:rsidP="00AF338D">
      <w:r>
        <w:separator/>
      </w:r>
    </w:p>
    <w:p w14:paraId="5FFAB051" w14:textId="77777777" w:rsidR="00115171" w:rsidRDefault="00115171" w:rsidP="00AF338D"/>
  </w:footnote>
  <w:footnote w:type="continuationSeparator" w:id="0">
    <w:p w14:paraId="6D56E381" w14:textId="77777777" w:rsidR="00115171" w:rsidRDefault="00115171" w:rsidP="00AF338D">
      <w:r>
        <w:continuationSeparator/>
      </w:r>
    </w:p>
    <w:p w14:paraId="3962BC08" w14:textId="77777777" w:rsidR="00115171" w:rsidRDefault="00115171"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DDF12" w14:textId="77777777" w:rsidR="00AD3BBC" w:rsidRDefault="00AD3B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5574E8"/>
    <w:multiLevelType w:val="hybridMultilevel"/>
    <w:tmpl w:val="770A4D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378081B"/>
    <w:multiLevelType w:val="hybridMultilevel"/>
    <w:tmpl w:val="6B087A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A4795C"/>
    <w:multiLevelType w:val="hybridMultilevel"/>
    <w:tmpl w:val="1AF6B5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1FE130C2"/>
    <w:multiLevelType w:val="hybridMultilevel"/>
    <w:tmpl w:val="671AEE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D4A3CBD"/>
    <w:multiLevelType w:val="hybridMultilevel"/>
    <w:tmpl w:val="B0403E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975786A"/>
    <w:multiLevelType w:val="hybridMultilevel"/>
    <w:tmpl w:val="98466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AB02BD2"/>
    <w:multiLevelType w:val="hybridMultilevel"/>
    <w:tmpl w:val="D200D1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BCF2603"/>
    <w:multiLevelType w:val="hybridMultilevel"/>
    <w:tmpl w:val="0E16A9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5C52162"/>
    <w:multiLevelType w:val="hybridMultilevel"/>
    <w:tmpl w:val="ACAE44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5B9522E5"/>
    <w:multiLevelType w:val="hybridMultilevel"/>
    <w:tmpl w:val="D4F8A5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37C4914"/>
    <w:multiLevelType w:val="hybridMultilevel"/>
    <w:tmpl w:val="8C225580"/>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33" w15:restartNumberingAfterBreak="0">
    <w:nsid w:val="666C0123"/>
    <w:multiLevelType w:val="hybridMultilevel"/>
    <w:tmpl w:val="A6E8942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4" w15:restartNumberingAfterBreak="0">
    <w:nsid w:val="76B37A52"/>
    <w:multiLevelType w:val="hybridMultilevel"/>
    <w:tmpl w:val="FCDABE98"/>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8855747"/>
    <w:multiLevelType w:val="hybridMultilevel"/>
    <w:tmpl w:val="50C403B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1"/>
  </w:num>
  <w:num w:numId="2">
    <w:abstractNumId w:val="26"/>
  </w:num>
  <w:num w:numId="3">
    <w:abstractNumId w:val="12"/>
  </w:num>
  <w:num w:numId="4">
    <w:abstractNumId w:val="16"/>
  </w:num>
  <w:num w:numId="5">
    <w:abstractNumId w:val="23"/>
  </w:num>
  <w:num w:numId="6">
    <w:abstractNumId w:val="17"/>
  </w:num>
  <w:num w:numId="7">
    <w:abstractNumId w:val="29"/>
  </w:num>
  <w:num w:numId="8">
    <w:abstractNumId w:val="31"/>
  </w:num>
  <w:num w:numId="9">
    <w:abstractNumId w:val="36"/>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20"/>
  </w:num>
  <w:num w:numId="30">
    <w:abstractNumId w:val="11"/>
  </w:num>
  <w:num w:numId="31">
    <w:abstractNumId w:val="3"/>
    <w:lvlOverride w:ilvl="0">
      <w:startOverride w:val="1"/>
    </w:lvlOverride>
  </w:num>
  <w:num w:numId="32">
    <w:abstractNumId w:val="3"/>
    <w:lvlOverride w:ilvl="0">
      <w:startOverride w:val="1"/>
    </w:lvlOverride>
  </w:num>
  <w:num w:numId="33">
    <w:abstractNumId w:val="30"/>
  </w:num>
  <w:num w:numId="34">
    <w:abstractNumId w:val="34"/>
  </w:num>
  <w:num w:numId="35">
    <w:abstractNumId w:val="18"/>
  </w:num>
  <w:num w:numId="36">
    <w:abstractNumId w:val="25"/>
  </w:num>
  <w:num w:numId="37">
    <w:abstractNumId w:val="27"/>
  </w:num>
  <w:num w:numId="38">
    <w:abstractNumId w:val="33"/>
  </w:num>
  <w:num w:numId="39">
    <w:abstractNumId w:val="14"/>
  </w:num>
  <w:num w:numId="40">
    <w:abstractNumId w:val="13"/>
  </w:num>
  <w:num w:numId="41">
    <w:abstractNumId w:val="32"/>
  </w:num>
  <w:num w:numId="42">
    <w:abstractNumId w:val="24"/>
  </w:num>
  <w:num w:numId="43">
    <w:abstractNumId w:val="22"/>
  </w:num>
  <w:num w:numId="44">
    <w:abstractNumId w:val="28"/>
  </w:num>
  <w:num w:numId="45">
    <w:abstractNumId w:val="10"/>
  </w:num>
  <w:num w:numId="46">
    <w:abstractNumId w:val="15"/>
  </w:num>
  <w:num w:numId="47">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rljacici">
    <w15:presenceInfo w15:providerId="None" w15:userId="Burljacic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4668"/>
    <w:rsid w:val="00007983"/>
    <w:rsid w:val="00013502"/>
    <w:rsid w:val="00017C41"/>
    <w:rsid w:val="000210BD"/>
    <w:rsid w:val="0002448B"/>
    <w:rsid w:val="00024B9C"/>
    <w:rsid w:val="00032626"/>
    <w:rsid w:val="0003412F"/>
    <w:rsid w:val="00037F75"/>
    <w:rsid w:val="00040729"/>
    <w:rsid w:val="00040EB9"/>
    <w:rsid w:val="00043A4E"/>
    <w:rsid w:val="000650FF"/>
    <w:rsid w:val="00067306"/>
    <w:rsid w:val="00067704"/>
    <w:rsid w:val="00071A2E"/>
    <w:rsid w:val="00073E6F"/>
    <w:rsid w:val="00076963"/>
    <w:rsid w:val="00083F98"/>
    <w:rsid w:val="00087675"/>
    <w:rsid w:val="00091CE7"/>
    <w:rsid w:val="00096604"/>
    <w:rsid w:val="00097D58"/>
    <w:rsid w:val="000A3298"/>
    <w:rsid w:val="000A5329"/>
    <w:rsid w:val="000B0D97"/>
    <w:rsid w:val="000B3A7A"/>
    <w:rsid w:val="000B5249"/>
    <w:rsid w:val="000C7146"/>
    <w:rsid w:val="000C7415"/>
    <w:rsid w:val="000D52E9"/>
    <w:rsid w:val="000E0336"/>
    <w:rsid w:val="000E2CC6"/>
    <w:rsid w:val="000E5936"/>
    <w:rsid w:val="000E65B2"/>
    <w:rsid w:val="000E6B68"/>
    <w:rsid w:val="000E7DCD"/>
    <w:rsid w:val="000F27E4"/>
    <w:rsid w:val="000F301D"/>
    <w:rsid w:val="000F4503"/>
    <w:rsid w:val="000F59C3"/>
    <w:rsid w:val="0010097F"/>
    <w:rsid w:val="001026D3"/>
    <w:rsid w:val="0010463E"/>
    <w:rsid w:val="00112C22"/>
    <w:rsid w:val="0011421A"/>
    <w:rsid w:val="00114A24"/>
    <w:rsid w:val="00115171"/>
    <w:rsid w:val="00122281"/>
    <w:rsid w:val="001241E1"/>
    <w:rsid w:val="0012697B"/>
    <w:rsid w:val="00130420"/>
    <w:rsid w:val="00137E64"/>
    <w:rsid w:val="00141B31"/>
    <w:rsid w:val="00143CD8"/>
    <w:rsid w:val="00145413"/>
    <w:rsid w:val="0015336B"/>
    <w:rsid w:val="00153931"/>
    <w:rsid w:val="00163515"/>
    <w:rsid w:val="0016375F"/>
    <w:rsid w:val="001723B1"/>
    <w:rsid w:val="001779B3"/>
    <w:rsid w:val="00185827"/>
    <w:rsid w:val="001869F9"/>
    <w:rsid w:val="00197968"/>
    <w:rsid w:val="001A5103"/>
    <w:rsid w:val="001B20E4"/>
    <w:rsid w:val="001B2820"/>
    <w:rsid w:val="001B30C3"/>
    <w:rsid w:val="001B41A9"/>
    <w:rsid w:val="001B5AA2"/>
    <w:rsid w:val="001B713E"/>
    <w:rsid w:val="001C3483"/>
    <w:rsid w:val="001D440D"/>
    <w:rsid w:val="001D7895"/>
    <w:rsid w:val="00202583"/>
    <w:rsid w:val="00202C0A"/>
    <w:rsid w:val="00210725"/>
    <w:rsid w:val="00211072"/>
    <w:rsid w:val="00213EAB"/>
    <w:rsid w:val="00215CE9"/>
    <w:rsid w:val="0021605B"/>
    <w:rsid w:val="00223A15"/>
    <w:rsid w:val="00240474"/>
    <w:rsid w:val="00240845"/>
    <w:rsid w:val="002413C7"/>
    <w:rsid w:val="0024327C"/>
    <w:rsid w:val="00245B53"/>
    <w:rsid w:val="00250A60"/>
    <w:rsid w:val="00255CD6"/>
    <w:rsid w:val="002638ED"/>
    <w:rsid w:val="00267772"/>
    <w:rsid w:val="00267C5D"/>
    <w:rsid w:val="0027163E"/>
    <w:rsid w:val="002733C0"/>
    <w:rsid w:val="002820FC"/>
    <w:rsid w:val="00283558"/>
    <w:rsid w:val="002877D9"/>
    <w:rsid w:val="00290DCD"/>
    <w:rsid w:val="00293ED2"/>
    <w:rsid w:val="002A165A"/>
    <w:rsid w:val="002A2ED1"/>
    <w:rsid w:val="002B1E6D"/>
    <w:rsid w:val="002B1F2C"/>
    <w:rsid w:val="002B2E19"/>
    <w:rsid w:val="002B42A7"/>
    <w:rsid w:val="002B4944"/>
    <w:rsid w:val="002C5EE1"/>
    <w:rsid w:val="002D4687"/>
    <w:rsid w:val="002D764C"/>
    <w:rsid w:val="002E37DE"/>
    <w:rsid w:val="002E42E5"/>
    <w:rsid w:val="002E70E7"/>
    <w:rsid w:val="002F0DBB"/>
    <w:rsid w:val="002F3998"/>
    <w:rsid w:val="003058A8"/>
    <w:rsid w:val="00306214"/>
    <w:rsid w:val="00306AC4"/>
    <w:rsid w:val="00310D16"/>
    <w:rsid w:val="00322707"/>
    <w:rsid w:val="00324A9C"/>
    <w:rsid w:val="00325ACC"/>
    <w:rsid w:val="00325AD7"/>
    <w:rsid w:val="00326ABA"/>
    <w:rsid w:val="003472CB"/>
    <w:rsid w:val="00352F7E"/>
    <w:rsid w:val="00355A32"/>
    <w:rsid w:val="00356846"/>
    <w:rsid w:val="00363866"/>
    <w:rsid w:val="0036551B"/>
    <w:rsid w:val="0037027C"/>
    <w:rsid w:val="00373C3B"/>
    <w:rsid w:val="00373ECB"/>
    <w:rsid w:val="00374B54"/>
    <w:rsid w:val="00377AAB"/>
    <w:rsid w:val="00381D98"/>
    <w:rsid w:val="00385EFE"/>
    <w:rsid w:val="003947F0"/>
    <w:rsid w:val="003A1B5E"/>
    <w:rsid w:val="003A1E69"/>
    <w:rsid w:val="003B21AC"/>
    <w:rsid w:val="003B581B"/>
    <w:rsid w:val="003B7B62"/>
    <w:rsid w:val="003D5D0C"/>
    <w:rsid w:val="003D6B62"/>
    <w:rsid w:val="003E245D"/>
    <w:rsid w:val="003E34AD"/>
    <w:rsid w:val="003F2F87"/>
    <w:rsid w:val="0040106C"/>
    <w:rsid w:val="004040A4"/>
    <w:rsid w:val="00406ED3"/>
    <w:rsid w:val="0040758C"/>
    <w:rsid w:val="0041280B"/>
    <w:rsid w:val="00415379"/>
    <w:rsid w:val="004164C6"/>
    <w:rsid w:val="00422F53"/>
    <w:rsid w:val="00424127"/>
    <w:rsid w:val="00424FDA"/>
    <w:rsid w:val="00427B69"/>
    <w:rsid w:val="00431A85"/>
    <w:rsid w:val="0043665A"/>
    <w:rsid w:val="004521FC"/>
    <w:rsid w:val="004537A9"/>
    <w:rsid w:val="004554B5"/>
    <w:rsid w:val="00455D4B"/>
    <w:rsid w:val="00457A4A"/>
    <w:rsid w:val="004602C6"/>
    <w:rsid w:val="00463CA2"/>
    <w:rsid w:val="00464A60"/>
    <w:rsid w:val="0046637A"/>
    <w:rsid w:val="00466D46"/>
    <w:rsid w:val="00481237"/>
    <w:rsid w:val="0048143B"/>
    <w:rsid w:val="00481C5C"/>
    <w:rsid w:val="00492878"/>
    <w:rsid w:val="004940A5"/>
    <w:rsid w:val="004A6D3F"/>
    <w:rsid w:val="004A6E9C"/>
    <w:rsid w:val="004B30B3"/>
    <w:rsid w:val="004B48A8"/>
    <w:rsid w:val="004C231A"/>
    <w:rsid w:val="004D3B6D"/>
    <w:rsid w:val="004D6B04"/>
    <w:rsid w:val="004E006E"/>
    <w:rsid w:val="004E08B1"/>
    <w:rsid w:val="004E56DC"/>
    <w:rsid w:val="004F1E13"/>
    <w:rsid w:val="004F3889"/>
    <w:rsid w:val="00505772"/>
    <w:rsid w:val="00510DEE"/>
    <w:rsid w:val="005261B6"/>
    <w:rsid w:val="0052675E"/>
    <w:rsid w:val="00531620"/>
    <w:rsid w:val="00531F43"/>
    <w:rsid w:val="0053583F"/>
    <w:rsid w:val="005434AB"/>
    <w:rsid w:val="00543E9A"/>
    <w:rsid w:val="0055364B"/>
    <w:rsid w:val="00554B3F"/>
    <w:rsid w:val="00555E09"/>
    <w:rsid w:val="00557680"/>
    <w:rsid w:val="00572301"/>
    <w:rsid w:val="00580CE6"/>
    <w:rsid w:val="0058347E"/>
    <w:rsid w:val="00584075"/>
    <w:rsid w:val="00585172"/>
    <w:rsid w:val="00593BA2"/>
    <w:rsid w:val="00595C63"/>
    <w:rsid w:val="00595DB6"/>
    <w:rsid w:val="005A3DFC"/>
    <w:rsid w:val="005A532A"/>
    <w:rsid w:val="005A6BDA"/>
    <w:rsid w:val="005B2A0B"/>
    <w:rsid w:val="005B4201"/>
    <w:rsid w:val="005B499F"/>
    <w:rsid w:val="005B70EF"/>
    <w:rsid w:val="005B7232"/>
    <w:rsid w:val="005C3332"/>
    <w:rsid w:val="005C7635"/>
    <w:rsid w:val="005C7D27"/>
    <w:rsid w:val="005D0BEA"/>
    <w:rsid w:val="005D4156"/>
    <w:rsid w:val="005E7A77"/>
    <w:rsid w:val="005E7BD0"/>
    <w:rsid w:val="005F289D"/>
    <w:rsid w:val="005F38E5"/>
    <w:rsid w:val="005F73B6"/>
    <w:rsid w:val="005F7F52"/>
    <w:rsid w:val="00601CA2"/>
    <w:rsid w:val="00602059"/>
    <w:rsid w:val="00604208"/>
    <w:rsid w:val="00610566"/>
    <w:rsid w:val="006141BC"/>
    <w:rsid w:val="00623BBB"/>
    <w:rsid w:val="00626C60"/>
    <w:rsid w:val="006310E5"/>
    <w:rsid w:val="00634CDD"/>
    <w:rsid w:val="00641B8B"/>
    <w:rsid w:val="006538E9"/>
    <w:rsid w:val="006553B3"/>
    <w:rsid w:val="006566BC"/>
    <w:rsid w:val="006656CD"/>
    <w:rsid w:val="00667914"/>
    <w:rsid w:val="00680D8C"/>
    <w:rsid w:val="006829DA"/>
    <w:rsid w:val="006906EB"/>
    <w:rsid w:val="00695C93"/>
    <w:rsid w:val="006A4E92"/>
    <w:rsid w:val="006B2AD1"/>
    <w:rsid w:val="006B2D44"/>
    <w:rsid w:val="006B4760"/>
    <w:rsid w:val="006B478A"/>
    <w:rsid w:val="006D7874"/>
    <w:rsid w:val="006E0E84"/>
    <w:rsid w:val="006F11BB"/>
    <w:rsid w:val="006F2577"/>
    <w:rsid w:val="006F5BE3"/>
    <w:rsid w:val="007006D3"/>
    <w:rsid w:val="00707153"/>
    <w:rsid w:val="00713F30"/>
    <w:rsid w:val="007247B7"/>
    <w:rsid w:val="00724B5A"/>
    <w:rsid w:val="00725580"/>
    <w:rsid w:val="007262D7"/>
    <w:rsid w:val="0073240E"/>
    <w:rsid w:val="00732C75"/>
    <w:rsid w:val="007402BE"/>
    <w:rsid w:val="00744638"/>
    <w:rsid w:val="00745934"/>
    <w:rsid w:val="007474DB"/>
    <w:rsid w:val="00753897"/>
    <w:rsid w:val="00772EDC"/>
    <w:rsid w:val="0078001B"/>
    <w:rsid w:val="00793456"/>
    <w:rsid w:val="00793E04"/>
    <w:rsid w:val="00794276"/>
    <w:rsid w:val="0079686C"/>
    <w:rsid w:val="00797DFF"/>
    <w:rsid w:val="007A01EE"/>
    <w:rsid w:val="007A24BB"/>
    <w:rsid w:val="007A7D67"/>
    <w:rsid w:val="007B27FE"/>
    <w:rsid w:val="007B6D63"/>
    <w:rsid w:val="007C0464"/>
    <w:rsid w:val="007C2EDC"/>
    <w:rsid w:val="007C67B6"/>
    <w:rsid w:val="007D1787"/>
    <w:rsid w:val="007D1CD2"/>
    <w:rsid w:val="007D24C6"/>
    <w:rsid w:val="007D3D66"/>
    <w:rsid w:val="007D50E3"/>
    <w:rsid w:val="007D6D87"/>
    <w:rsid w:val="007E0E86"/>
    <w:rsid w:val="007E6183"/>
    <w:rsid w:val="007E77EF"/>
    <w:rsid w:val="007F1792"/>
    <w:rsid w:val="007F68B7"/>
    <w:rsid w:val="0080096A"/>
    <w:rsid w:val="0080141E"/>
    <w:rsid w:val="008051B8"/>
    <w:rsid w:val="00811FD7"/>
    <w:rsid w:val="0081656A"/>
    <w:rsid w:val="008178FC"/>
    <w:rsid w:val="008211B8"/>
    <w:rsid w:val="00822BC0"/>
    <w:rsid w:val="0083143C"/>
    <w:rsid w:val="008319C6"/>
    <w:rsid w:val="00836D1A"/>
    <w:rsid w:val="0084116B"/>
    <w:rsid w:val="008458AD"/>
    <w:rsid w:val="00847C08"/>
    <w:rsid w:val="00854905"/>
    <w:rsid w:val="00860EA7"/>
    <w:rsid w:val="008625B6"/>
    <w:rsid w:val="00865BE8"/>
    <w:rsid w:val="008674D6"/>
    <w:rsid w:val="0087416B"/>
    <w:rsid w:val="00874737"/>
    <w:rsid w:val="00876082"/>
    <w:rsid w:val="0087651E"/>
    <w:rsid w:val="00881425"/>
    <w:rsid w:val="00882926"/>
    <w:rsid w:val="00883E5E"/>
    <w:rsid w:val="00887410"/>
    <w:rsid w:val="0089266E"/>
    <w:rsid w:val="00892DBB"/>
    <w:rsid w:val="00895E4E"/>
    <w:rsid w:val="008A0DC0"/>
    <w:rsid w:val="008A5E74"/>
    <w:rsid w:val="008A6D78"/>
    <w:rsid w:val="008B5DFF"/>
    <w:rsid w:val="008C05AE"/>
    <w:rsid w:val="008C279C"/>
    <w:rsid w:val="008C7938"/>
    <w:rsid w:val="008E60A8"/>
    <w:rsid w:val="008F24B5"/>
    <w:rsid w:val="008F60CF"/>
    <w:rsid w:val="00900FFE"/>
    <w:rsid w:val="009040E4"/>
    <w:rsid w:val="009043D7"/>
    <w:rsid w:val="00905824"/>
    <w:rsid w:val="009062FE"/>
    <w:rsid w:val="00915848"/>
    <w:rsid w:val="009177D4"/>
    <w:rsid w:val="00931B16"/>
    <w:rsid w:val="0093488D"/>
    <w:rsid w:val="00936055"/>
    <w:rsid w:val="00941B4E"/>
    <w:rsid w:val="009425D2"/>
    <w:rsid w:val="00946D84"/>
    <w:rsid w:val="009522D7"/>
    <w:rsid w:val="009525FC"/>
    <w:rsid w:val="009533E1"/>
    <w:rsid w:val="009618EE"/>
    <w:rsid w:val="0096449C"/>
    <w:rsid w:val="00967E09"/>
    <w:rsid w:val="00970B53"/>
    <w:rsid w:val="00970B72"/>
    <w:rsid w:val="0097391E"/>
    <w:rsid w:val="00974780"/>
    <w:rsid w:val="00976030"/>
    <w:rsid w:val="00985F7C"/>
    <w:rsid w:val="00987A0A"/>
    <w:rsid w:val="0099224D"/>
    <w:rsid w:val="00994040"/>
    <w:rsid w:val="0099651F"/>
    <w:rsid w:val="009A1C01"/>
    <w:rsid w:val="009A39AC"/>
    <w:rsid w:val="009A4963"/>
    <w:rsid w:val="009A7F0F"/>
    <w:rsid w:val="009C0630"/>
    <w:rsid w:val="009C0F93"/>
    <w:rsid w:val="009C1985"/>
    <w:rsid w:val="009D53E2"/>
    <w:rsid w:val="009D5F39"/>
    <w:rsid w:val="009D69FC"/>
    <w:rsid w:val="009E1C65"/>
    <w:rsid w:val="009F3A14"/>
    <w:rsid w:val="00A07F10"/>
    <w:rsid w:val="00A17D9D"/>
    <w:rsid w:val="00A20045"/>
    <w:rsid w:val="00A31551"/>
    <w:rsid w:val="00A32DE2"/>
    <w:rsid w:val="00A358E5"/>
    <w:rsid w:val="00A427FA"/>
    <w:rsid w:val="00A4454D"/>
    <w:rsid w:val="00A46E43"/>
    <w:rsid w:val="00A510DD"/>
    <w:rsid w:val="00A5134A"/>
    <w:rsid w:val="00A5194A"/>
    <w:rsid w:val="00A52499"/>
    <w:rsid w:val="00A53A51"/>
    <w:rsid w:val="00A60BE7"/>
    <w:rsid w:val="00A71175"/>
    <w:rsid w:val="00A71824"/>
    <w:rsid w:val="00A8100B"/>
    <w:rsid w:val="00A81403"/>
    <w:rsid w:val="00A819A6"/>
    <w:rsid w:val="00A831FB"/>
    <w:rsid w:val="00A83CD5"/>
    <w:rsid w:val="00A85944"/>
    <w:rsid w:val="00A86D86"/>
    <w:rsid w:val="00A95993"/>
    <w:rsid w:val="00A96541"/>
    <w:rsid w:val="00AA0055"/>
    <w:rsid w:val="00AA482C"/>
    <w:rsid w:val="00AA4885"/>
    <w:rsid w:val="00AA7B5A"/>
    <w:rsid w:val="00AB5942"/>
    <w:rsid w:val="00AC522C"/>
    <w:rsid w:val="00AD18A5"/>
    <w:rsid w:val="00AD3BBC"/>
    <w:rsid w:val="00AD4719"/>
    <w:rsid w:val="00AD4DE3"/>
    <w:rsid w:val="00AD69E8"/>
    <w:rsid w:val="00AD6B2D"/>
    <w:rsid w:val="00AE05DB"/>
    <w:rsid w:val="00AE0B55"/>
    <w:rsid w:val="00AF1B1E"/>
    <w:rsid w:val="00AF338D"/>
    <w:rsid w:val="00AF6241"/>
    <w:rsid w:val="00AF7C26"/>
    <w:rsid w:val="00B036B9"/>
    <w:rsid w:val="00B36716"/>
    <w:rsid w:val="00B44713"/>
    <w:rsid w:val="00B57F49"/>
    <w:rsid w:val="00B63608"/>
    <w:rsid w:val="00B6621C"/>
    <w:rsid w:val="00B76D3E"/>
    <w:rsid w:val="00B9674E"/>
    <w:rsid w:val="00B97A80"/>
    <w:rsid w:val="00BA489B"/>
    <w:rsid w:val="00BA4DAB"/>
    <w:rsid w:val="00BB2E16"/>
    <w:rsid w:val="00BB39F4"/>
    <w:rsid w:val="00BB3A13"/>
    <w:rsid w:val="00BB7AB8"/>
    <w:rsid w:val="00BD459F"/>
    <w:rsid w:val="00BD50E9"/>
    <w:rsid w:val="00BD74FC"/>
    <w:rsid w:val="00BE06D8"/>
    <w:rsid w:val="00BE09F0"/>
    <w:rsid w:val="00BE498E"/>
    <w:rsid w:val="00BF58BB"/>
    <w:rsid w:val="00C00DE3"/>
    <w:rsid w:val="00C0269A"/>
    <w:rsid w:val="00C02BF0"/>
    <w:rsid w:val="00C12665"/>
    <w:rsid w:val="00C13777"/>
    <w:rsid w:val="00C13CBF"/>
    <w:rsid w:val="00C2069D"/>
    <w:rsid w:val="00C26103"/>
    <w:rsid w:val="00C43524"/>
    <w:rsid w:val="00C46F11"/>
    <w:rsid w:val="00C50E0A"/>
    <w:rsid w:val="00C52698"/>
    <w:rsid w:val="00C53DAF"/>
    <w:rsid w:val="00C53F5E"/>
    <w:rsid w:val="00C65A9C"/>
    <w:rsid w:val="00C6601D"/>
    <w:rsid w:val="00C673FA"/>
    <w:rsid w:val="00C67C95"/>
    <w:rsid w:val="00C70A19"/>
    <w:rsid w:val="00C762FB"/>
    <w:rsid w:val="00C82E68"/>
    <w:rsid w:val="00C85411"/>
    <w:rsid w:val="00C85B19"/>
    <w:rsid w:val="00C939D5"/>
    <w:rsid w:val="00C97822"/>
    <w:rsid w:val="00CA0808"/>
    <w:rsid w:val="00CA37E7"/>
    <w:rsid w:val="00CA4ECE"/>
    <w:rsid w:val="00CA7268"/>
    <w:rsid w:val="00CB08BB"/>
    <w:rsid w:val="00CC6965"/>
    <w:rsid w:val="00CD204B"/>
    <w:rsid w:val="00CD5601"/>
    <w:rsid w:val="00CD6A61"/>
    <w:rsid w:val="00CD74CD"/>
    <w:rsid w:val="00CE4BDD"/>
    <w:rsid w:val="00CF61CC"/>
    <w:rsid w:val="00CF76CC"/>
    <w:rsid w:val="00CF7A1F"/>
    <w:rsid w:val="00CF7B1F"/>
    <w:rsid w:val="00D02BCC"/>
    <w:rsid w:val="00D10FE3"/>
    <w:rsid w:val="00D118C0"/>
    <w:rsid w:val="00D12C9F"/>
    <w:rsid w:val="00D2437D"/>
    <w:rsid w:val="00D2665E"/>
    <w:rsid w:val="00D26EB4"/>
    <w:rsid w:val="00D34D12"/>
    <w:rsid w:val="00D50D9C"/>
    <w:rsid w:val="00D53E5A"/>
    <w:rsid w:val="00D61713"/>
    <w:rsid w:val="00D62FB6"/>
    <w:rsid w:val="00D7275F"/>
    <w:rsid w:val="00D75530"/>
    <w:rsid w:val="00D83D7B"/>
    <w:rsid w:val="00D865B0"/>
    <w:rsid w:val="00D913C7"/>
    <w:rsid w:val="00DA33A3"/>
    <w:rsid w:val="00DA50A8"/>
    <w:rsid w:val="00DB2E92"/>
    <w:rsid w:val="00DB6FDE"/>
    <w:rsid w:val="00DC25AA"/>
    <w:rsid w:val="00DC5294"/>
    <w:rsid w:val="00DC53F4"/>
    <w:rsid w:val="00DC767B"/>
    <w:rsid w:val="00DC795F"/>
    <w:rsid w:val="00DD00C2"/>
    <w:rsid w:val="00DD0468"/>
    <w:rsid w:val="00DD2641"/>
    <w:rsid w:val="00DD6071"/>
    <w:rsid w:val="00DD78BB"/>
    <w:rsid w:val="00DE0D2B"/>
    <w:rsid w:val="00DF066F"/>
    <w:rsid w:val="00DF7033"/>
    <w:rsid w:val="00E13FC2"/>
    <w:rsid w:val="00E41AF9"/>
    <w:rsid w:val="00E43C3F"/>
    <w:rsid w:val="00E47127"/>
    <w:rsid w:val="00E506D6"/>
    <w:rsid w:val="00E50D39"/>
    <w:rsid w:val="00E522DF"/>
    <w:rsid w:val="00E62620"/>
    <w:rsid w:val="00E62E87"/>
    <w:rsid w:val="00E633E7"/>
    <w:rsid w:val="00E81B84"/>
    <w:rsid w:val="00E8220E"/>
    <w:rsid w:val="00E850E2"/>
    <w:rsid w:val="00E8645A"/>
    <w:rsid w:val="00E91D36"/>
    <w:rsid w:val="00E92BDC"/>
    <w:rsid w:val="00E97F7B"/>
    <w:rsid w:val="00EA0357"/>
    <w:rsid w:val="00EA2B96"/>
    <w:rsid w:val="00EA47D0"/>
    <w:rsid w:val="00EA7583"/>
    <w:rsid w:val="00EA7901"/>
    <w:rsid w:val="00EB2F10"/>
    <w:rsid w:val="00EB2FE4"/>
    <w:rsid w:val="00EC0801"/>
    <w:rsid w:val="00ED3403"/>
    <w:rsid w:val="00ED47B7"/>
    <w:rsid w:val="00EE6CEA"/>
    <w:rsid w:val="00EF2FDC"/>
    <w:rsid w:val="00F01E97"/>
    <w:rsid w:val="00F0402D"/>
    <w:rsid w:val="00F04740"/>
    <w:rsid w:val="00F07AE4"/>
    <w:rsid w:val="00F1555C"/>
    <w:rsid w:val="00F229F5"/>
    <w:rsid w:val="00F25F8E"/>
    <w:rsid w:val="00F260FD"/>
    <w:rsid w:val="00F30B52"/>
    <w:rsid w:val="00F335C5"/>
    <w:rsid w:val="00F45ECD"/>
    <w:rsid w:val="00F542A4"/>
    <w:rsid w:val="00F676E8"/>
    <w:rsid w:val="00F74082"/>
    <w:rsid w:val="00F805DA"/>
    <w:rsid w:val="00F8318A"/>
    <w:rsid w:val="00F85D87"/>
    <w:rsid w:val="00F8729E"/>
    <w:rsid w:val="00F914DF"/>
    <w:rsid w:val="00F9401C"/>
    <w:rsid w:val="00FA0F09"/>
    <w:rsid w:val="00FA2334"/>
    <w:rsid w:val="00FA6AEF"/>
    <w:rsid w:val="00FB2A1C"/>
    <w:rsid w:val="00FC0A25"/>
    <w:rsid w:val="00FC409D"/>
    <w:rsid w:val="00FC4686"/>
    <w:rsid w:val="00FD1B09"/>
    <w:rsid w:val="00FD4E5E"/>
    <w:rsid w:val="00FD5A50"/>
    <w:rsid w:val="00FE42AD"/>
    <w:rsid w:val="00FE7436"/>
    <w:rsid w:val="00FF4D7E"/>
    <w:rsid w:val="00FF6778"/>
    <w:rsid w:val="00FF6D2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outlineLvl w:val="1"/>
    </w:pPr>
  </w:style>
  <w:style w:type="paragraph" w:styleId="Heading3">
    <w:name w:val="heading 3"/>
    <w:basedOn w:val="Heading2"/>
    <w:next w:val="Normal"/>
    <w:link w:val="Heading3Char"/>
    <w:uiPriority w:val="9"/>
    <w:unhideWhenUsed/>
    <w:qFormat/>
    <w:rsid w:val="005D4156"/>
    <w:pPr>
      <w:numPr>
        <w:ilvl w:val="2"/>
      </w:numPr>
      <w:spacing w:before="120" w:after="120"/>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character" w:styleId="FollowedHyperlink">
    <w:name w:val="FollowedHyperlink"/>
    <w:basedOn w:val="DefaultParagraphFont"/>
    <w:uiPriority w:val="99"/>
    <w:semiHidden/>
    <w:unhideWhenUsed/>
    <w:rsid w:val="00FD1B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play.google.com/store/apps/details?id=fr.gym.mattnissartdevelopment.attendanceApp" TargetMode="External"/><Relationship Id="rId68" Type="http://schemas.openxmlformats.org/officeDocument/2006/relationships/hyperlink" Target="https://play.google.com/store/apps/details?id=com.qrattendancecontro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PhilippLackner" TargetMode="External"/><Relationship Id="rId66" Type="http://schemas.openxmlformats.org/officeDocument/2006/relationships/hyperlink" Target="https://play.google.com/store/apps/details?id=saurabhrao.selfattendance" TargetMode="External"/><Relationship Id="rId5" Type="http://schemas.openxmlformats.org/officeDocument/2006/relationships/webSettings" Target="webSettings.xml"/><Relationship Id="rId61" Type="http://schemas.openxmlformats.org/officeDocument/2006/relationships/hyperlink" Target="https://en.wikipedia.org/wiki/Model%E2%80%93view%E2%80%93presenter"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otlinlang.org/" TargetMode="External"/><Relationship Id="rId64" Type="http://schemas.openxmlformats.org/officeDocument/2006/relationships/hyperlink" Target="https://play.google.com/store/apps/details?id=com.couchbits.presence"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s://www.youtube.com/c/TraversyMedia" TargetMode="External"/><Relationship Id="rId67" Type="http://schemas.openxmlformats.org/officeDocument/2006/relationships/hyperlink" Target="https://play.google.com/store/apps/details?id=com.mdisattendanceapp"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developer.android.com/" TargetMode="External"/><Relationship Id="rId62" Type="http://schemas.openxmlformats.org/officeDocument/2006/relationships/hyperlink" Target="https://en.wikipedia.org/wiki/Advanced_Encryption_Standard"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c/Freecodecamp/feature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stackoverflow.com/" TargetMode="External"/><Relationship Id="rId65" Type="http://schemas.openxmlformats.org/officeDocument/2006/relationships/hyperlink" Target="https://play.google.com/store/apps/details?id=com.smartlogicinc.attendancemanag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firebase.google.com/"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96355EF8-4941-4E9A-A8AD-3D3F46F09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52</Pages>
  <Words>4587</Words>
  <Characters>26150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Burljacici</cp:lastModifiedBy>
  <cp:revision>228</cp:revision>
  <cp:lastPrinted>2022-11-15T13:10:00Z</cp:lastPrinted>
  <dcterms:created xsi:type="dcterms:W3CDTF">2022-03-19T11:30:00Z</dcterms:created>
  <dcterms:modified xsi:type="dcterms:W3CDTF">2023-02-15T11:37:00Z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